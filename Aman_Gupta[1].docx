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7C5D5C" w14:textId="77777777" w:rsidR="00E7139B" w:rsidRPr="00BA29DD" w:rsidRDefault="00E7139B" w:rsidP="00E7139B">
      <w:pPr>
        <w:jc w:val="center"/>
        <w:rPr>
          <w:rFonts w:ascii="Times New Roman" w:hAnsi="Times New Roman" w:cs="Times New Roman"/>
          <w:b/>
          <w:sz w:val="24"/>
          <w:szCs w:val="24"/>
          <w:lang w:val="en-US"/>
        </w:rPr>
      </w:pPr>
    </w:p>
    <w:p w14:paraId="09F97407" w14:textId="77777777" w:rsidR="00374151" w:rsidRPr="00BA29DD" w:rsidRDefault="00374151" w:rsidP="00E7139B">
      <w:pPr>
        <w:jc w:val="center"/>
        <w:rPr>
          <w:rFonts w:ascii="Times New Roman" w:hAnsi="Times New Roman" w:cs="Times New Roman"/>
          <w:b/>
          <w:sz w:val="24"/>
          <w:szCs w:val="24"/>
          <w:lang w:val="en-US"/>
        </w:rPr>
      </w:pPr>
    </w:p>
    <w:p w14:paraId="2BF74C7C" w14:textId="77777777" w:rsidR="00E7139B" w:rsidRPr="00BA29DD" w:rsidRDefault="00E7139B" w:rsidP="00E7139B">
      <w:pPr>
        <w:jc w:val="center"/>
        <w:rPr>
          <w:rFonts w:ascii="Times New Roman" w:hAnsi="Times New Roman" w:cs="Times New Roman"/>
          <w:b/>
          <w:sz w:val="24"/>
          <w:szCs w:val="24"/>
          <w:lang w:val="en-US"/>
        </w:rPr>
      </w:pPr>
      <w:r w:rsidRPr="00BA29DD">
        <w:rPr>
          <w:rFonts w:ascii="Times New Roman" w:hAnsi="Times New Roman" w:cs="Times New Roman"/>
          <w:b/>
          <w:sz w:val="24"/>
          <w:szCs w:val="24"/>
          <w:lang w:val="en-US"/>
        </w:rPr>
        <w:t xml:space="preserve">A Report </w:t>
      </w:r>
    </w:p>
    <w:p w14:paraId="3FB3EC67" w14:textId="1AFB0B90" w:rsidR="00E7139B" w:rsidRPr="00BA29DD" w:rsidRDefault="00E7139B" w:rsidP="00E7139B">
      <w:pPr>
        <w:jc w:val="center"/>
        <w:rPr>
          <w:rFonts w:ascii="Times New Roman" w:hAnsi="Times New Roman" w:cs="Times New Roman"/>
          <w:b/>
          <w:sz w:val="24"/>
          <w:szCs w:val="24"/>
          <w:lang w:val="en-US"/>
        </w:rPr>
      </w:pPr>
      <w:r w:rsidRPr="00BA29DD">
        <w:rPr>
          <w:rFonts w:ascii="Times New Roman" w:hAnsi="Times New Roman" w:cs="Times New Roman"/>
          <w:b/>
          <w:sz w:val="24"/>
          <w:szCs w:val="24"/>
          <w:lang w:val="en-US"/>
        </w:rPr>
        <w:t xml:space="preserve">on </w:t>
      </w:r>
    </w:p>
    <w:p w14:paraId="4EA257D1" w14:textId="1A211EBE" w:rsidR="00E7139B" w:rsidRPr="00BA29DD" w:rsidRDefault="00E7139B" w:rsidP="00E7139B">
      <w:pPr>
        <w:jc w:val="center"/>
        <w:rPr>
          <w:rFonts w:ascii="Times New Roman" w:hAnsi="Times New Roman" w:cs="Times New Roman"/>
          <w:b/>
          <w:bCs/>
          <w:sz w:val="24"/>
          <w:szCs w:val="24"/>
        </w:rPr>
      </w:pPr>
      <w:r w:rsidRPr="00BA29DD">
        <w:rPr>
          <w:rFonts w:ascii="Times New Roman" w:hAnsi="Times New Roman" w:cs="Times New Roman"/>
          <w:b/>
          <w:bCs/>
          <w:sz w:val="24"/>
          <w:szCs w:val="24"/>
        </w:rPr>
        <w:t>Successful Entrepreneur</w:t>
      </w:r>
    </w:p>
    <w:p w14:paraId="03B10613" w14:textId="56F85286" w:rsidR="002B5934" w:rsidRPr="00BA29DD" w:rsidRDefault="00527702">
      <w:pPr>
        <w:jc w:val="center"/>
        <w:rPr>
          <w:rFonts w:ascii="Times New Roman" w:hAnsi="Times New Roman" w:cs="Times New Roman"/>
          <w:b/>
          <w:bCs/>
          <w:sz w:val="24"/>
          <w:szCs w:val="24"/>
        </w:rPr>
      </w:pPr>
      <w:r w:rsidRPr="00BA29DD">
        <w:rPr>
          <w:rFonts w:ascii="Times New Roman" w:hAnsi="Times New Roman" w:cs="Times New Roman"/>
          <w:b/>
          <w:bCs/>
          <w:sz w:val="24"/>
          <w:szCs w:val="24"/>
        </w:rPr>
        <w:t>"</w:t>
      </w:r>
      <w:r w:rsidR="00E7139B" w:rsidRPr="00BA29DD">
        <w:rPr>
          <w:rFonts w:ascii="Times New Roman" w:hAnsi="Times New Roman" w:cs="Times New Roman"/>
          <w:b/>
          <w:bCs/>
          <w:sz w:val="24"/>
          <w:szCs w:val="24"/>
        </w:rPr>
        <w:t xml:space="preserve">Success story of </w:t>
      </w:r>
      <w:r w:rsidR="00AA0B53" w:rsidRPr="00BA29DD">
        <w:rPr>
          <w:rFonts w:ascii="Times New Roman" w:hAnsi="Times New Roman" w:cs="Times New Roman"/>
          <w:b/>
          <w:bCs/>
          <w:sz w:val="24"/>
          <w:szCs w:val="24"/>
        </w:rPr>
        <w:t>Aman Gupta</w:t>
      </w:r>
      <w:r w:rsidRPr="00BA29DD">
        <w:rPr>
          <w:rFonts w:ascii="Times New Roman" w:hAnsi="Times New Roman" w:cs="Times New Roman"/>
          <w:b/>
          <w:bCs/>
          <w:sz w:val="24"/>
          <w:szCs w:val="24"/>
        </w:rPr>
        <w:t>"</w:t>
      </w:r>
    </w:p>
    <w:p w14:paraId="03B10614" w14:textId="77777777" w:rsidR="002B5934" w:rsidRPr="00BA29DD" w:rsidRDefault="002B5934">
      <w:pPr>
        <w:jc w:val="center"/>
        <w:rPr>
          <w:rFonts w:ascii="Times New Roman" w:hAnsi="Times New Roman" w:cs="Times New Roman"/>
          <w:b/>
          <w:bCs/>
          <w:sz w:val="24"/>
          <w:szCs w:val="24"/>
        </w:rPr>
      </w:pPr>
    </w:p>
    <w:p w14:paraId="502AC939" w14:textId="77777777" w:rsidR="00E7139B" w:rsidRPr="00BA29DD" w:rsidRDefault="00E7139B" w:rsidP="00E7139B">
      <w:pPr>
        <w:jc w:val="center"/>
        <w:rPr>
          <w:rFonts w:ascii="Times New Roman" w:hAnsi="Times New Roman" w:cs="Times New Roman"/>
          <w:sz w:val="24"/>
          <w:szCs w:val="24"/>
        </w:rPr>
      </w:pPr>
    </w:p>
    <w:p w14:paraId="03B10616" w14:textId="7886384D" w:rsidR="002B5934" w:rsidRPr="00BA29DD" w:rsidRDefault="00527702" w:rsidP="00E7139B">
      <w:pPr>
        <w:jc w:val="center"/>
        <w:rPr>
          <w:rFonts w:ascii="Times New Roman" w:hAnsi="Times New Roman" w:cs="Times New Roman"/>
          <w:sz w:val="24"/>
          <w:szCs w:val="24"/>
        </w:rPr>
      </w:pPr>
      <w:r w:rsidRPr="00BA29DD">
        <w:rPr>
          <w:rFonts w:ascii="Times New Roman" w:hAnsi="Times New Roman" w:cs="Times New Roman"/>
          <w:sz w:val="24"/>
          <w:szCs w:val="24"/>
        </w:rPr>
        <w:t>Submitted By</w:t>
      </w:r>
    </w:p>
    <w:p w14:paraId="03B10617" w14:textId="3E338BA3" w:rsidR="002B5934" w:rsidRPr="00BA29DD" w:rsidRDefault="00527702">
      <w:pPr>
        <w:jc w:val="center"/>
        <w:rPr>
          <w:rFonts w:ascii="Times New Roman" w:hAnsi="Times New Roman" w:cs="Times New Roman"/>
          <w:b/>
          <w:bCs/>
          <w:sz w:val="24"/>
          <w:szCs w:val="24"/>
        </w:rPr>
      </w:pPr>
      <w:r w:rsidRPr="00BA29DD">
        <w:rPr>
          <w:rFonts w:ascii="Times New Roman" w:hAnsi="Times New Roman" w:cs="Times New Roman"/>
          <w:b/>
          <w:bCs/>
          <w:sz w:val="24"/>
          <w:szCs w:val="24"/>
        </w:rPr>
        <w:t xml:space="preserve"> </w:t>
      </w:r>
      <w:r w:rsidR="00E7139B" w:rsidRPr="00BA29DD">
        <w:rPr>
          <w:rFonts w:ascii="Times New Roman" w:hAnsi="Times New Roman" w:cs="Times New Roman"/>
          <w:b/>
          <w:bCs/>
          <w:sz w:val="24"/>
          <w:szCs w:val="24"/>
        </w:rPr>
        <w:t>Sa</w:t>
      </w:r>
      <w:r w:rsidR="00AA0B53" w:rsidRPr="00BA29DD">
        <w:rPr>
          <w:rFonts w:ascii="Times New Roman" w:hAnsi="Times New Roman" w:cs="Times New Roman"/>
          <w:b/>
          <w:bCs/>
          <w:sz w:val="24"/>
          <w:szCs w:val="24"/>
        </w:rPr>
        <w:t>niya Karim Pathan</w:t>
      </w:r>
    </w:p>
    <w:p w14:paraId="03B10618" w14:textId="16ED9346" w:rsidR="002B5934" w:rsidRPr="00BA29DD" w:rsidRDefault="00527702">
      <w:pPr>
        <w:jc w:val="center"/>
        <w:rPr>
          <w:rFonts w:ascii="Times New Roman" w:hAnsi="Times New Roman" w:cs="Times New Roman"/>
          <w:b/>
          <w:bCs/>
          <w:sz w:val="24"/>
          <w:szCs w:val="24"/>
        </w:rPr>
      </w:pPr>
      <w:r w:rsidRPr="00BA29DD">
        <w:rPr>
          <w:rFonts w:ascii="Times New Roman" w:hAnsi="Times New Roman" w:cs="Times New Roman"/>
          <w:b/>
          <w:bCs/>
          <w:sz w:val="24"/>
          <w:szCs w:val="24"/>
        </w:rPr>
        <w:t xml:space="preserve"> PRN:UCS22F1</w:t>
      </w:r>
      <w:r w:rsidR="00E7139B" w:rsidRPr="00BA29DD">
        <w:rPr>
          <w:rFonts w:ascii="Times New Roman" w:hAnsi="Times New Roman" w:cs="Times New Roman"/>
          <w:b/>
          <w:bCs/>
          <w:sz w:val="24"/>
          <w:szCs w:val="24"/>
        </w:rPr>
        <w:t>10</w:t>
      </w:r>
      <w:r w:rsidR="00AA0B53" w:rsidRPr="00BA29DD">
        <w:rPr>
          <w:rFonts w:ascii="Times New Roman" w:hAnsi="Times New Roman" w:cs="Times New Roman"/>
          <w:b/>
          <w:bCs/>
          <w:sz w:val="24"/>
          <w:szCs w:val="24"/>
        </w:rPr>
        <w:t>2</w:t>
      </w:r>
    </w:p>
    <w:p w14:paraId="03B10619" w14:textId="1D373FA1" w:rsidR="002B5934" w:rsidRPr="00BA29DD" w:rsidRDefault="00527702">
      <w:pPr>
        <w:jc w:val="center"/>
        <w:rPr>
          <w:rFonts w:ascii="Times New Roman" w:hAnsi="Times New Roman" w:cs="Times New Roman"/>
          <w:b/>
          <w:bCs/>
          <w:sz w:val="24"/>
          <w:szCs w:val="24"/>
        </w:rPr>
      </w:pPr>
      <w:r w:rsidRPr="00BA29DD">
        <w:rPr>
          <w:rFonts w:ascii="Times New Roman" w:hAnsi="Times New Roman" w:cs="Times New Roman"/>
          <w:b/>
          <w:bCs/>
          <w:sz w:val="24"/>
          <w:szCs w:val="24"/>
        </w:rPr>
        <w:t>(TY</w:t>
      </w:r>
      <w:r w:rsidR="00E7139B" w:rsidRPr="00BA29DD">
        <w:rPr>
          <w:rFonts w:ascii="Times New Roman" w:hAnsi="Times New Roman" w:cs="Times New Roman"/>
          <w:b/>
          <w:bCs/>
          <w:sz w:val="24"/>
          <w:szCs w:val="24"/>
        </w:rPr>
        <w:t xml:space="preserve"> </w:t>
      </w:r>
      <w:r w:rsidRPr="00BA29DD">
        <w:rPr>
          <w:rFonts w:ascii="Times New Roman" w:hAnsi="Times New Roman" w:cs="Times New Roman"/>
          <w:b/>
          <w:bCs/>
          <w:sz w:val="24"/>
          <w:szCs w:val="24"/>
        </w:rPr>
        <w:t>Computer)</w:t>
      </w:r>
    </w:p>
    <w:p w14:paraId="03B1061A" w14:textId="77777777" w:rsidR="002B5934" w:rsidRPr="00BA29DD" w:rsidRDefault="002B5934">
      <w:pPr>
        <w:jc w:val="center"/>
        <w:rPr>
          <w:rFonts w:ascii="Times New Roman" w:hAnsi="Times New Roman" w:cs="Times New Roman"/>
          <w:b/>
          <w:bCs/>
          <w:sz w:val="24"/>
          <w:szCs w:val="24"/>
        </w:rPr>
      </w:pPr>
    </w:p>
    <w:p w14:paraId="03B1061B" w14:textId="77777777" w:rsidR="002B5934" w:rsidRPr="00BA29DD" w:rsidRDefault="00527702">
      <w:pPr>
        <w:jc w:val="center"/>
        <w:rPr>
          <w:rFonts w:ascii="Times New Roman" w:hAnsi="Times New Roman" w:cs="Times New Roman"/>
          <w:sz w:val="24"/>
          <w:szCs w:val="24"/>
        </w:rPr>
      </w:pPr>
      <w:r w:rsidRPr="00BA29DD">
        <w:rPr>
          <w:rFonts w:ascii="Times New Roman" w:hAnsi="Times New Roman" w:cs="Times New Roman"/>
          <w:sz w:val="24"/>
          <w:szCs w:val="24"/>
        </w:rPr>
        <w:t xml:space="preserve"> Guided By </w:t>
      </w:r>
    </w:p>
    <w:p w14:paraId="7836AA87" w14:textId="77777777" w:rsidR="00E7139B" w:rsidRPr="00BA29DD" w:rsidRDefault="00E7139B" w:rsidP="00E7139B">
      <w:pPr>
        <w:jc w:val="center"/>
        <w:rPr>
          <w:rFonts w:ascii="Times New Roman" w:hAnsi="Times New Roman" w:cs="Times New Roman"/>
          <w:b/>
          <w:bCs/>
          <w:sz w:val="24"/>
          <w:szCs w:val="24"/>
          <w:lang w:val="en-US"/>
        </w:rPr>
      </w:pPr>
      <w:r w:rsidRPr="00BA29DD">
        <w:rPr>
          <w:rFonts w:ascii="Times New Roman" w:hAnsi="Times New Roman" w:cs="Times New Roman"/>
          <w:b/>
          <w:bCs/>
          <w:sz w:val="24"/>
          <w:szCs w:val="24"/>
        </w:rPr>
        <w:t xml:space="preserve">Prof. </w:t>
      </w:r>
      <w:r w:rsidRPr="00BA29DD">
        <w:rPr>
          <w:rFonts w:ascii="Times New Roman" w:hAnsi="Times New Roman" w:cs="Times New Roman"/>
          <w:b/>
          <w:bCs/>
          <w:sz w:val="24"/>
          <w:szCs w:val="24"/>
          <w:lang w:val="en-US"/>
        </w:rPr>
        <w:t>P.M. Dhanrao</w:t>
      </w:r>
    </w:p>
    <w:p w14:paraId="03B1061D" w14:textId="643904F6" w:rsidR="002B5934" w:rsidRPr="00BA29DD" w:rsidRDefault="002B5934">
      <w:pPr>
        <w:jc w:val="center"/>
        <w:rPr>
          <w:rFonts w:ascii="Times New Roman" w:hAnsi="Times New Roman" w:cs="Times New Roman"/>
          <w:b/>
          <w:bCs/>
          <w:sz w:val="24"/>
          <w:szCs w:val="24"/>
        </w:rPr>
      </w:pPr>
    </w:p>
    <w:p w14:paraId="03B1061E" w14:textId="77777777" w:rsidR="002B5934" w:rsidRPr="00BA29DD" w:rsidRDefault="00527702">
      <w:pPr>
        <w:jc w:val="center"/>
        <w:rPr>
          <w:rFonts w:ascii="Times New Roman" w:hAnsi="Times New Roman" w:cs="Times New Roman"/>
          <w:b/>
          <w:bCs/>
          <w:sz w:val="24"/>
          <w:szCs w:val="24"/>
        </w:rPr>
      </w:pPr>
      <w:r w:rsidRPr="00BA29DD">
        <w:rPr>
          <w:rFonts w:ascii="Times New Roman" w:hAnsi="Times New Roman" w:cs="Times New Roman"/>
          <w:b/>
          <w:bCs/>
          <w:noProof/>
          <w:sz w:val="24"/>
          <w:szCs w:val="24"/>
        </w:rPr>
        <w:drawing>
          <wp:inline distT="0" distB="0" distL="0" distR="0" wp14:anchorId="03B10697" wp14:editId="03B10698">
            <wp:extent cx="1617980" cy="1508760"/>
            <wp:effectExtent l="0" t="0" r="1270" b="0"/>
            <wp:docPr id="19540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9486"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17980" cy="1508760"/>
                    </a:xfrm>
                    <a:prstGeom prst="rect">
                      <a:avLst/>
                    </a:prstGeom>
                  </pic:spPr>
                </pic:pic>
              </a:graphicData>
            </a:graphic>
          </wp:inline>
        </w:drawing>
      </w:r>
    </w:p>
    <w:p w14:paraId="03B1061F" w14:textId="77777777" w:rsidR="002B5934" w:rsidRPr="00BA29DD" w:rsidRDefault="002B5934">
      <w:pPr>
        <w:rPr>
          <w:rFonts w:ascii="Times New Roman" w:hAnsi="Times New Roman" w:cs="Times New Roman"/>
          <w:sz w:val="24"/>
          <w:szCs w:val="24"/>
        </w:rPr>
      </w:pPr>
    </w:p>
    <w:p w14:paraId="03B10620" w14:textId="77777777" w:rsidR="002B5934" w:rsidRPr="00BA29DD" w:rsidRDefault="00527702">
      <w:pPr>
        <w:jc w:val="center"/>
        <w:rPr>
          <w:rFonts w:ascii="Times New Roman" w:hAnsi="Times New Roman" w:cs="Times New Roman"/>
          <w:sz w:val="24"/>
          <w:szCs w:val="24"/>
        </w:rPr>
      </w:pPr>
      <w:r w:rsidRPr="00BA29DD">
        <w:rPr>
          <w:rFonts w:ascii="Times New Roman" w:hAnsi="Times New Roman" w:cs="Times New Roman"/>
          <w:sz w:val="24"/>
          <w:szCs w:val="24"/>
        </w:rPr>
        <w:t xml:space="preserve">Department of Computer Engineering </w:t>
      </w:r>
    </w:p>
    <w:p w14:paraId="03B10621" w14:textId="77777777" w:rsidR="002B5934" w:rsidRPr="00BA29DD" w:rsidRDefault="00527702">
      <w:pPr>
        <w:jc w:val="center"/>
        <w:rPr>
          <w:rFonts w:ascii="Times New Roman" w:hAnsi="Times New Roman" w:cs="Times New Roman"/>
          <w:sz w:val="24"/>
          <w:szCs w:val="24"/>
        </w:rPr>
      </w:pPr>
      <w:r w:rsidRPr="00BA29DD">
        <w:rPr>
          <w:rFonts w:ascii="Times New Roman" w:hAnsi="Times New Roman" w:cs="Times New Roman"/>
          <w:sz w:val="24"/>
          <w:szCs w:val="24"/>
        </w:rPr>
        <w:t xml:space="preserve">SANJIVANI COLLEGE OF ENGINEERING </w:t>
      </w:r>
    </w:p>
    <w:p w14:paraId="03B10622" w14:textId="77777777" w:rsidR="002B5934" w:rsidRPr="00BA29DD" w:rsidRDefault="00527702">
      <w:pPr>
        <w:jc w:val="center"/>
        <w:rPr>
          <w:rFonts w:ascii="Times New Roman" w:hAnsi="Times New Roman" w:cs="Times New Roman"/>
          <w:sz w:val="24"/>
          <w:szCs w:val="24"/>
        </w:rPr>
      </w:pPr>
      <w:r w:rsidRPr="00BA29DD">
        <w:rPr>
          <w:rFonts w:ascii="Times New Roman" w:hAnsi="Times New Roman" w:cs="Times New Roman"/>
          <w:sz w:val="24"/>
          <w:szCs w:val="24"/>
        </w:rPr>
        <w:t>(An Autonomous Institution)</w:t>
      </w:r>
    </w:p>
    <w:p w14:paraId="03B10623" w14:textId="77777777" w:rsidR="002B5934" w:rsidRPr="00BA29DD" w:rsidRDefault="00527702">
      <w:pPr>
        <w:jc w:val="center"/>
        <w:rPr>
          <w:rFonts w:ascii="Times New Roman" w:hAnsi="Times New Roman" w:cs="Times New Roman"/>
          <w:sz w:val="24"/>
          <w:szCs w:val="24"/>
        </w:rPr>
      </w:pPr>
      <w:r w:rsidRPr="00BA29DD">
        <w:rPr>
          <w:rFonts w:ascii="Times New Roman" w:hAnsi="Times New Roman" w:cs="Times New Roman"/>
          <w:sz w:val="24"/>
          <w:szCs w:val="24"/>
        </w:rPr>
        <w:t xml:space="preserve"> Kopargaon– 423 603, Maharashtra </w:t>
      </w:r>
    </w:p>
    <w:p w14:paraId="03B10624" w14:textId="77777777" w:rsidR="002B5934" w:rsidRPr="00BA29DD" w:rsidRDefault="00527702">
      <w:pPr>
        <w:jc w:val="center"/>
        <w:rPr>
          <w:rFonts w:ascii="Times New Roman" w:hAnsi="Times New Roman" w:cs="Times New Roman"/>
          <w:sz w:val="24"/>
          <w:szCs w:val="24"/>
        </w:rPr>
      </w:pPr>
      <w:r w:rsidRPr="00BA29DD">
        <w:rPr>
          <w:rFonts w:ascii="Times New Roman" w:hAnsi="Times New Roman" w:cs="Times New Roman"/>
          <w:sz w:val="24"/>
          <w:szCs w:val="24"/>
        </w:rPr>
        <w:t>In the academic year 2024-25</w:t>
      </w:r>
    </w:p>
    <w:p w14:paraId="03B10625" w14:textId="77777777" w:rsidR="002B5934" w:rsidRPr="00BA29DD" w:rsidRDefault="002B5934">
      <w:pPr>
        <w:jc w:val="center"/>
        <w:rPr>
          <w:rFonts w:ascii="Times New Roman" w:hAnsi="Times New Roman" w:cs="Times New Roman"/>
          <w:sz w:val="24"/>
          <w:szCs w:val="24"/>
        </w:rPr>
      </w:pPr>
    </w:p>
    <w:p w14:paraId="03B10627" w14:textId="77777777" w:rsidR="002B5934" w:rsidRDefault="002B5934">
      <w:pPr>
        <w:rPr>
          <w:rFonts w:ascii="Times New Roman" w:hAnsi="Times New Roman" w:cs="Times New Roman"/>
          <w:sz w:val="24"/>
          <w:szCs w:val="24"/>
        </w:rPr>
      </w:pPr>
    </w:p>
    <w:p w14:paraId="7DC8A0CF" w14:textId="77777777" w:rsidR="00D64E9B" w:rsidRDefault="00D64E9B">
      <w:pPr>
        <w:rPr>
          <w:rFonts w:ascii="Times New Roman" w:hAnsi="Times New Roman" w:cs="Times New Roman"/>
          <w:sz w:val="24"/>
          <w:szCs w:val="24"/>
        </w:rPr>
      </w:pPr>
    </w:p>
    <w:p w14:paraId="4202433C" w14:textId="77777777" w:rsidR="00D64E9B" w:rsidRPr="00BA29DD" w:rsidRDefault="00D64E9B">
      <w:pPr>
        <w:rPr>
          <w:rFonts w:ascii="Times New Roman" w:hAnsi="Times New Roman" w:cs="Times New Roman"/>
          <w:sz w:val="24"/>
          <w:szCs w:val="24"/>
        </w:rPr>
      </w:pPr>
    </w:p>
    <w:p w14:paraId="01489FA5" w14:textId="77777777" w:rsidR="00E7139B" w:rsidRPr="00BA29DD" w:rsidRDefault="00E7139B" w:rsidP="00E7139B">
      <w:pPr>
        <w:ind w:right="103"/>
        <w:rPr>
          <w:rFonts w:ascii="Times New Roman" w:hAnsi="Times New Roman" w:cs="Times New Roman"/>
          <w:sz w:val="24"/>
          <w:szCs w:val="24"/>
        </w:rPr>
      </w:pPr>
    </w:p>
    <w:p w14:paraId="5DF7DB42" w14:textId="77777777" w:rsidR="00DE766D" w:rsidRDefault="00527702" w:rsidP="00DE766D">
      <w:pPr>
        <w:ind w:right="103"/>
        <w:jc w:val="center"/>
        <w:rPr>
          <w:rFonts w:ascii="Times New Roman" w:hAnsi="Times New Roman" w:cs="Times New Roman"/>
          <w:b/>
          <w:spacing w:val="-2"/>
          <w:sz w:val="24"/>
          <w:szCs w:val="24"/>
        </w:rPr>
      </w:pPr>
      <w:r w:rsidRPr="00BA29DD">
        <w:rPr>
          <w:rFonts w:ascii="Times New Roman" w:hAnsi="Times New Roman" w:cs="Times New Roman"/>
          <w:b/>
          <w:sz w:val="24"/>
          <w:szCs w:val="24"/>
        </w:rPr>
        <w:lastRenderedPageBreak/>
        <w:t>Sanjivani</w:t>
      </w:r>
      <w:r w:rsidRPr="00BA29DD">
        <w:rPr>
          <w:rFonts w:ascii="Times New Roman" w:hAnsi="Times New Roman" w:cs="Times New Roman"/>
          <w:b/>
          <w:spacing w:val="-11"/>
          <w:sz w:val="24"/>
          <w:szCs w:val="24"/>
        </w:rPr>
        <w:t xml:space="preserve"> </w:t>
      </w:r>
      <w:r w:rsidRPr="00BA29DD">
        <w:rPr>
          <w:rFonts w:ascii="Times New Roman" w:hAnsi="Times New Roman" w:cs="Times New Roman"/>
          <w:b/>
          <w:sz w:val="24"/>
          <w:szCs w:val="24"/>
        </w:rPr>
        <w:t>College</w:t>
      </w:r>
      <w:r w:rsidRPr="00BA29DD">
        <w:rPr>
          <w:rFonts w:ascii="Times New Roman" w:hAnsi="Times New Roman" w:cs="Times New Roman"/>
          <w:b/>
          <w:spacing w:val="-6"/>
          <w:sz w:val="24"/>
          <w:szCs w:val="24"/>
        </w:rPr>
        <w:t xml:space="preserve"> </w:t>
      </w:r>
      <w:r w:rsidRPr="00BA29DD">
        <w:rPr>
          <w:rFonts w:ascii="Times New Roman" w:hAnsi="Times New Roman" w:cs="Times New Roman"/>
          <w:b/>
          <w:sz w:val="24"/>
          <w:szCs w:val="24"/>
        </w:rPr>
        <w:t>of</w:t>
      </w:r>
      <w:r w:rsidRPr="00BA29DD">
        <w:rPr>
          <w:rFonts w:ascii="Times New Roman" w:hAnsi="Times New Roman" w:cs="Times New Roman"/>
          <w:b/>
          <w:spacing w:val="-9"/>
          <w:sz w:val="24"/>
          <w:szCs w:val="24"/>
        </w:rPr>
        <w:t xml:space="preserve"> </w:t>
      </w:r>
      <w:r w:rsidRPr="00BA29DD">
        <w:rPr>
          <w:rFonts w:ascii="Times New Roman" w:hAnsi="Times New Roman" w:cs="Times New Roman"/>
          <w:b/>
          <w:sz w:val="24"/>
          <w:szCs w:val="24"/>
        </w:rPr>
        <w:t>Engineering,</w:t>
      </w:r>
      <w:r w:rsidRPr="00BA29DD">
        <w:rPr>
          <w:rFonts w:ascii="Times New Roman" w:hAnsi="Times New Roman" w:cs="Times New Roman"/>
          <w:b/>
          <w:spacing w:val="-6"/>
          <w:sz w:val="24"/>
          <w:szCs w:val="24"/>
        </w:rPr>
        <w:t xml:space="preserve"> </w:t>
      </w:r>
      <w:r w:rsidRPr="00BA29DD">
        <w:rPr>
          <w:rFonts w:ascii="Times New Roman" w:hAnsi="Times New Roman" w:cs="Times New Roman"/>
          <w:b/>
          <w:spacing w:val="-2"/>
          <w:sz w:val="24"/>
          <w:szCs w:val="24"/>
        </w:rPr>
        <w:t>Kopargaon</w:t>
      </w:r>
    </w:p>
    <w:p w14:paraId="03B10629" w14:textId="4F6B2F06" w:rsidR="002B5934" w:rsidRPr="00DE766D" w:rsidRDefault="00527702" w:rsidP="00DE766D">
      <w:pPr>
        <w:ind w:right="103"/>
        <w:jc w:val="center"/>
        <w:rPr>
          <w:rFonts w:ascii="Times New Roman" w:hAnsi="Times New Roman" w:cs="Times New Roman"/>
          <w:b/>
          <w:sz w:val="24"/>
          <w:szCs w:val="24"/>
        </w:rPr>
      </w:pPr>
      <w:r w:rsidRPr="00BA29DD">
        <w:rPr>
          <w:sz w:val="24"/>
          <w:szCs w:val="24"/>
        </w:rPr>
        <w:t>Department</w:t>
      </w:r>
      <w:r w:rsidRPr="00BA29DD">
        <w:rPr>
          <w:spacing w:val="-5"/>
          <w:sz w:val="24"/>
          <w:szCs w:val="24"/>
        </w:rPr>
        <w:t xml:space="preserve"> </w:t>
      </w:r>
      <w:r w:rsidRPr="00BA29DD">
        <w:rPr>
          <w:sz w:val="24"/>
          <w:szCs w:val="24"/>
        </w:rPr>
        <w:t>of</w:t>
      </w:r>
      <w:r w:rsidRPr="00BA29DD">
        <w:rPr>
          <w:spacing w:val="-6"/>
          <w:sz w:val="24"/>
          <w:szCs w:val="24"/>
        </w:rPr>
        <w:t xml:space="preserve"> </w:t>
      </w:r>
      <w:r w:rsidRPr="00BA29DD">
        <w:rPr>
          <w:sz w:val="24"/>
          <w:szCs w:val="24"/>
        </w:rPr>
        <w:t>Computer</w:t>
      </w:r>
      <w:r w:rsidRPr="00BA29DD">
        <w:rPr>
          <w:spacing w:val="-4"/>
          <w:sz w:val="24"/>
          <w:szCs w:val="24"/>
        </w:rPr>
        <w:t xml:space="preserve"> </w:t>
      </w:r>
      <w:r w:rsidRPr="00BA29DD">
        <w:rPr>
          <w:spacing w:val="-2"/>
          <w:sz w:val="24"/>
          <w:szCs w:val="24"/>
        </w:rPr>
        <w:t>Engineering</w:t>
      </w:r>
    </w:p>
    <w:p w14:paraId="03B1062A" w14:textId="77777777" w:rsidR="002B5934" w:rsidRPr="00BA29DD" w:rsidRDefault="002B5934">
      <w:pPr>
        <w:pStyle w:val="BodyText"/>
      </w:pPr>
    </w:p>
    <w:p w14:paraId="03B1062B" w14:textId="77777777" w:rsidR="002B5934" w:rsidRPr="00BA29DD" w:rsidRDefault="002B5934">
      <w:pPr>
        <w:pStyle w:val="BodyText"/>
        <w:spacing w:before="206"/>
      </w:pPr>
    </w:p>
    <w:p w14:paraId="03B1062C" w14:textId="77777777" w:rsidR="002B5934" w:rsidRPr="00BA29DD" w:rsidRDefault="00527702">
      <w:pPr>
        <w:ind w:left="7" w:right="103"/>
        <w:jc w:val="center"/>
        <w:rPr>
          <w:rFonts w:ascii="Times New Roman" w:hAnsi="Times New Roman" w:cs="Times New Roman"/>
          <w:b/>
          <w:sz w:val="24"/>
          <w:szCs w:val="24"/>
        </w:rPr>
      </w:pPr>
      <w:r w:rsidRPr="00BA29DD">
        <w:rPr>
          <w:rFonts w:ascii="Times New Roman" w:hAnsi="Times New Roman" w:cs="Times New Roman"/>
          <w:b/>
          <w:spacing w:val="-2"/>
          <w:sz w:val="24"/>
          <w:szCs w:val="24"/>
        </w:rPr>
        <w:t>CERTIFICATE</w:t>
      </w:r>
    </w:p>
    <w:p w14:paraId="03B1062D" w14:textId="77777777" w:rsidR="002B5934" w:rsidRPr="00BA29DD" w:rsidRDefault="002B5934">
      <w:pPr>
        <w:pStyle w:val="BodyText"/>
        <w:spacing w:before="156"/>
        <w:rPr>
          <w:b/>
        </w:rPr>
      </w:pPr>
    </w:p>
    <w:p w14:paraId="03B1062E" w14:textId="77777777" w:rsidR="002B5934" w:rsidRPr="00BA29DD" w:rsidRDefault="00527702">
      <w:pPr>
        <w:spacing w:before="1"/>
        <w:ind w:right="103"/>
        <w:jc w:val="center"/>
        <w:rPr>
          <w:rFonts w:ascii="Times New Roman" w:hAnsi="Times New Roman" w:cs="Times New Roman"/>
          <w:sz w:val="24"/>
          <w:szCs w:val="24"/>
        </w:rPr>
      </w:pPr>
      <w:r w:rsidRPr="00BA29DD">
        <w:rPr>
          <w:rFonts w:ascii="Times New Roman" w:hAnsi="Times New Roman" w:cs="Times New Roman"/>
          <w:sz w:val="24"/>
          <w:szCs w:val="24"/>
        </w:rPr>
        <w:t>This</w:t>
      </w:r>
      <w:r w:rsidRPr="00BA29DD">
        <w:rPr>
          <w:rFonts w:ascii="Times New Roman" w:hAnsi="Times New Roman" w:cs="Times New Roman"/>
          <w:spacing w:val="-6"/>
          <w:sz w:val="24"/>
          <w:szCs w:val="24"/>
        </w:rPr>
        <w:t xml:space="preserve"> </w:t>
      </w:r>
      <w:r w:rsidRPr="00BA29DD">
        <w:rPr>
          <w:rFonts w:ascii="Times New Roman" w:hAnsi="Times New Roman" w:cs="Times New Roman"/>
          <w:sz w:val="24"/>
          <w:szCs w:val="24"/>
        </w:rPr>
        <w:t>is</w:t>
      </w:r>
      <w:r w:rsidRPr="00BA29DD">
        <w:rPr>
          <w:rFonts w:ascii="Times New Roman" w:hAnsi="Times New Roman" w:cs="Times New Roman"/>
          <w:spacing w:val="-6"/>
          <w:sz w:val="24"/>
          <w:szCs w:val="24"/>
        </w:rPr>
        <w:t xml:space="preserve"> </w:t>
      </w:r>
      <w:r w:rsidRPr="00BA29DD">
        <w:rPr>
          <w:rFonts w:ascii="Times New Roman" w:hAnsi="Times New Roman" w:cs="Times New Roman"/>
          <w:sz w:val="24"/>
          <w:szCs w:val="24"/>
        </w:rPr>
        <w:t>to</w:t>
      </w:r>
      <w:r w:rsidRPr="00BA29DD">
        <w:rPr>
          <w:rFonts w:ascii="Times New Roman" w:hAnsi="Times New Roman" w:cs="Times New Roman"/>
          <w:spacing w:val="-2"/>
          <w:sz w:val="24"/>
          <w:szCs w:val="24"/>
        </w:rPr>
        <w:t xml:space="preserve"> </w:t>
      </w:r>
      <w:r w:rsidRPr="00BA29DD">
        <w:rPr>
          <w:rFonts w:ascii="Times New Roman" w:hAnsi="Times New Roman" w:cs="Times New Roman"/>
          <w:sz w:val="24"/>
          <w:szCs w:val="24"/>
        </w:rPr>
        <w:t>certify</w:t>
      </w:r>
      <w:r w:rsidRPr="00BA29DD">
        <w:rPr>
          <w:rFonts w:ascii="Times New Roman" w:hAnsi="Times New Roman" w:cs="Times New Roman"/>
          <w:spacing w:val="-5"/>
          <w:sz w:val="24"/>
          <w:szCs w:val="24"/>
        </w:rPr>
        <w:t xml:space="preserve"> </w:t>
      </w:r>
      <w:r w:rsidRPr="00BA29DD">
        <w:rPr>
          <w:rFonts w:ascii="Times New Roman" w:hAnsi="Times New Roman" w:cs="Times New Roman"/>
          <w:spacing w:val="-4"/>
          <w:sz w:val="24"/>
          <w:szCs w:val="24"/>
        </w:rPr>
        <w:t>that</w:t>
      </w:r>
    </w:p>
    <w:p w14:paraId="03B1062F" w14:textId="77777777" w:rsidR="002B5934" w:rsidRPr="00BA29DD" w:rsidRDefault="002B5934">
      <w:pPr>
        <w:pStyle w:val="BodyText"/>
        <w:spacing w:before="366"/>
      </w:pPr>
    </w:p>
    <w:p w14:paraId="48D5BE59" w14:textId="69C949F7" w:rsidR="00F06994" w:rsidRPr="00BA29DD" w:rsidRDefault="00E7139B">
      <w:pPr>
        <w:spacing w:line="360" w:lineRule="auto"/>
        <w:ind w:left="2907" w:right="3011"/>
        <w:jc w:val="center"/>
        <w:rPr>
          <w:rFonts w:ascii="Times New Roman" w:hAnsi="Times New Roman" w:cs="Times New Roman"/>
          <w:b/>
          <w:color w:val="4472C4" w:themeColor="accent1"/>
          <w:sz w:val="24"/>
          <w:szCs w:val="24"/>
          <w:u w:val="single"/>
        </w:rPr>
      </w:pPr>
      <w:r w:rsidRPr="00BA29DD">
        <w:rPr>
          <w:rFonts w:ascii="Times New Roman" w:hAnsi="Times New Roman" w:cs="Times New Roman"/>
          <w:b/>
          <w:color w:val="4472C4" w:themeColor="accent1"/>
          <w:sz w:val="24"/>
          <w:szCs w:val="24"/>
          <w:u w:val="single"/>
        </w:rPr>
        <w:t>Sa</w:t>
      </w:r>
      <w:r w:rsidR="00AA0B53" w:rsidRPr="00BA29DD">
        <w:rPr>
          <w:rFonts w:ascii="Times New Roman" w:hAnsi="Times New Roman" w:cs="Times New Roman"/>
          <w:b/>
          <w:color w:val="4472C4" w:themeColor="accent1"/>
          <w:sz w:val="24"/>
          <w:szCs w:val="24"/>
          <w:u w:val="single"/>
        </w:rPr>
        <w:t>niya Karim Pathan</w:t>
      </w:r>
    </w:p>
    <w:p w14:paraId="03B10630" w14:textId="104BD923" w:rsidR="002B5934" w:rsidRPr="00BA29DD" w:rsidRDefault="00527702">
      <w:pPr>
        <w:spacing w:line="360" w:lineRule="auto"/>
        <w:ind w:left="2907" w:right="3011"/>
        <w:jc w:val="center"/>
        <w:rPr>
          <w:rFonts w:ascii="Times New Roman" w:hAnsi="Times New Roman" w:cs="Times New Roman"/>
          <w:b/>
          <w:sz w:val="24"/>
          <w:szCs w:val="24"/>
        </w:rPr>
      </w:pPr>
      <w:ins w:id="0" w:author="Microsoft Word" w:date="2024-11-06T22:45:00Z">
        <w:r w:rsidRPr="00BA29DD">
          <w:rPr>
            <w:rFonts w:ascii="Times New Roman" w:hAnsi="Times New Roman" w:cs="Times New Roman"/>
            <w:b/>
            <w:sz w:val="24"/>
            <w:szCs w:val="24"/>
          </w:rPr>
          <w:t>(TY Computer)</w:t>
        </w:r>
      </w:ins>
    </w:p>
    <w:p w14:paraId="03B10631" w14:textId="77777777" w:rsidR="002B5934" w:rsidRPr="00BA29DD" w:rsidRDefault="002B5934">
      <w:pPr>
        <w:pStyle w:val="BodyText"/>
        <w:spacing w:before="208"/>
        <w:rPr>
          <w:b/>
        </w:rPr>
      </w:pPr>
    </w:p>
    <w:p w14:paraId="03B10632" w14:textId="2F6E1554" w:rsidR="002B5934" w:rsidRPr="00BA29DD" w:rsidRDefault="00527702">
      <w:pPr>
        <w:ind w:left="5" w:right="103"/>
        <w:jc w:val="center"/>
        <w:rPr>
          <w:rFonts w:ascii="Times New Roman" w:hAnsi="Times New Roman" w:cs="Times New Roman"/>
          <w:sz w:val="24"/>
          <w:szCs w:val="24"/>
        </w:rPr>
      </w:pPr>
      <w:r w:rsidRPr="00BA29DD">
        <w:rPr>
          <w:rFonts w:ascii="Times New Roman" w:hAnsi="Times New Roman" w:cs="Times New Roman"/>
          <w:sz w:val="24"/>
          <w:szCs w:val="24"/>
        </w:rPr>
        <w:t>Has</w:t>
      </w:r>
      <w:r w:rsidRPr="00BA29DD">
        <w:rPr>
          <w:rFonts w:ascii="Times New Roman" w:hAnsi="Times New Roman" w:cs="Times New Roman"/>
          <w:spacing w:val="-8"/>
          <w:sz w:val="24"/>
          <w:szCs w:val="24"/>
        </w:rPr>
        <w:t xml:space="preserve"> </w:t>
      </w:r>
      <w:r w:rsidRPr="00BA29DD">
        <w:rPr>
          <w:rFonts w:ascii="Times New Roman" w:hAnsi="Times New Roman" w:cs="Times New Roman"/>
          <w:sz w:val="24"/>
          <w:szCs w:val="24"/>
        </w:rPr>
        <w:t>successfully</w:t>
      </w:r>
      <w:r w:rsidRPr="00BA29DD">
        <w:rPr>
          <w:rFonts w:ascii="Times New Roman" w:hAnsi="Times New Roman" w:cs="Times New Roman"/>
          <w:spacing w:val="-9"/>
          <w:sz w:val="24"/>
          <w:szCs w:val="24"/>
        </w:rPr>
        <w:t xml:space="preserve"> </w:t>
      </w:r>
      <w:r w:rsidRPr="00BA29DD">
        <w:rPr>
          <w:rFonts w:ascii="Times New Roman" w:hAnsi="Times New Roman" w:cs="Times New Roman"/>
          <w:sz w:val="24"/>
          <w:szCs w:val="24"/>
        </w:rPr>
        <w:t>completed</w:t>
      </w:r>
      <w:r w:rsidRPr="00BA29DD">
        <w:rPr>
          <w:rFonts w:ascii="Times New Roman" w:hAnsi="Times New Roman" w:cs="Times New Roman"/>
          <w:spacing w:val="-9"/>
          <w:sz w:val="24"/>
          <w:szCs w:val="24"/>
        </w:rPr>
        <w:t xml:space="preserve"> </w:t>
      </w:r>
      <w:r w:rsidRPr="00BA29DD">
        <w:rPr>
          <w:rFonts w:ascii="Times New Roman" w:hAnsi="Times New Roman" w:cs="Times New Roman"/>
          <w:sz w:val="24"/>
          <w:szCs w:val="24"/>
        </w:rPr>
        <w:t>h</w:t>
      </w:r>
      <w:r w:rsidR="00D83BC5" w:rsidRPr="00BA29DD">
        <w:rPr>
          <w:rFonts w:ascii="Times New Roman" w:hAnsi="Times New Roman" w:cs="Times New Roman"/>
          <w:sz w:val="24"/>
          <w:szCs w:val="24"/>
        </w:rPr>
        <w:t>er</w:t>
      </w:r>
      <w:r w:rsidRPr="00BA29DD">
        <w:rPr>
          <w:rFonts w:ascii="Times New Roman" w:hAnsi="Times New Roman" w:cs="Times New Roman"/>
          <w:spacing w:val="-10"/>
          <w:sz w:val="24"/>
          <w:szCs w:val="24"/>
        </w:rPr>
        <w:t xml:space="preserve"> </w:t>
      </w:r>
      <w:r w:rsidR="00E7139B" w:rsidRPr="00BA29DD">
        <w:rPr>
          <w:rFonts w:ascii="Times New Roman" w:hAnsi="Times New Roman" w:cs="Times New Roman"/>
          <w:sz w:val="24"/>
          <w:szCs w:val="24"/>
          <w:lang w:val="en-US"/>
        </w:rPr>
        <w:t xml:space="preserve">IPR&amp;EDP </w:t>
      </w:r>
      <w:r w:rsidRPr="00BA29DD">
        <w:rPr>
          <w:rFonts w:ascii="Times New Roman" w:hAnsi="Times New Roman" w:cs="Times New Roman"/>
          <w:spacing w:val="-7"/>
          <w:sz w:val="24"/>
          <w:szCs w:val="24"/>
        </w:rPr>
        <w:t xml:space="preserve"> </w:t>
      </w:r>
      <w:r w:rsidRPr="00BA29DD">
        <w:rPr>
          <w:rFonts w:ascii="Times New Roman" w:hAnsi="Times New Roman" w:cs="Times New Roman"/>
          <w:sz w:val="24"/>
          <w:szCs w:val="24"/>
        </w:rPr>
        <w:t>report</w:t>
      </w:r>
      <w:r w:rsidRPr="00BA29DD">
        <w:rPr>
          <w:rFonts w:ascii="Times New Roman" w:hAnsi="Times New Roman" w:cs="Times New Roman"/>
          <w:spacing w:val="-8"/>
          <w:sz w:val="24"/>
          <w:szCs w:val="24"/>
        </w:rPr>
        <w:t xml:space="preserve"> </w:t>
      </w:r>
      <w:r w:rsidRPr="00BA29DD">
        <w:rPr>
          <w:rFonts w:ascii="Times New Roman" w:hAnsi="Times New Roman" w:cs="Times New Roman"/>
          <w:spacing w:val="-5"/>
          <w:sz w:val="24"/>
          <w:szCs w:val="24"/>
        </w:rPr>
        <w:t>on</w:t>
      </w:r>
    </w:p>
    <w:p w14:paraId="03B10633" w14:textId="77777777" w:rsidR="002B5934" w:rsidRPr="00BA29DD" w:rsidRDefault="002B5934">
      <w:pPr>
        <w:pStyle w:val="BodyText"/>
      </w:pPr>
    </w:p>
    <w:p w14:paraId="03B10634" w14:textId="77777777" w:rsidR="002B5934" w:rsidRPr="00BA29DD" w:rsidRDefault="002B5934">
      <w:pPr>
        <w:pStyle w:val="BodyText"/>
      </w:pPr>
    </w:p>
    <w:p w14:paraId="03B10635" w14:textId="670E3762" w:rsidR="002B5934" w:rsidRPr="00BA29DD" w:rsidRDefault="00527702">
      <w:pPr>
        <w:jc w:val="center"/>
        <w:rPr>
          <w:rFonts w:ascii="Times New Roman" w:hAnsi="Times New Roman" w:cs="Times New Roman"/>
          <w:b/>
          <w:bCs/>
          <w:sz w:val="24"/>
          <w:szCs w:val="24"/>
        </w:rPr>
      </w:pPr>
      <w:r w:rsidRPr="00BA29DD">
        <w:rPr>
          <w:rFonts w:ascii="Times New Roman" w:hAnsi="Times New Roman" w:cs="Times New Roman"/>
          <w:b/>
          <w:bCs/>
          <w:sz w:val="24"/>
          <w:szCs w:val="24"/>
        </w:rPr>
        <w:t>"</w:t>
      </w:r>
      <w:r w:rsidR="00E7139B" w:rsidRPr="00BA29DD">
        <w:rPr>
          <w:rFonts w:ascii="Times New Roman" w:hAnsi="Times New Roman" w:cs="Times New Roman"/>
          <w:b/>
          <w:bCs/>
          <w:sz w:val="24"/>
          <w:szCs w:val="24"/>
        </w:rPr>
        <w:t xml:space="preserve"> Success story of </w:t>
      </w:r>
      <w:r w:rsidR="00AA0B53" w:rsidRPr="00BA29DD">
        <w:rPr>
          <w:rFonts w:ascii="Times New Roman" w:hAnsi="Times New Roman" w:cs="Times New Roman"/>
          <w:b/>
          <w:bCs/>
          <w:sz w:val="24"/>
          <w:szCs w:val="24"/>
        </w:rPr>
        <w:t>Aman Gupta</w:t>
      </w:r>
      <w:r w:rsidR="00E7139B" w:rsidRPr="00BA29DD">
        <w:rPr>
          <w:rFonts w:ascii="Times New Roman" w:hAnsi="Times New Roman" w:cs="Times New Roman"/>
          <w:b/>
          <w:bCs/>
          <w:sz w:val="24"/>
          <w:szCs w:val="24"/>
        </w:rPr>
        <w:t xml:space="preserve"> </w:t>
      </w:r>
      <w:r w:rsidRPr="00BA29DD">
        <w:rPr>
          <w:rFonts w:ascii="Times New Roman" w:hAnsi="Times New Roman" w:cs="Times New Roman"/>
          <w:b/>
          <w:bCs/>
          <w:sz w:val="24"/>
          <w:szCs w:val="24"/>
        </w:rPr>
        <w:t>"</w:t>
      </w:r>
    </w:p>
    <w:p w14:paraId="03B10636" w14:textId="77777777" w:rsidR="002B5934" w:rsidRPr="00BA29DD" w:rsidRDefault="002B5934">
      <w:pPr>
        <w:pStyle w:val="BodyText"/>
        <w:spacing w:before="321"/>
        <w:rPr>
          <w:b/>
        </w:rPr>
      </w:pPr>
    </w:p>
    <w:p w14:paraId="03B10637" w14:textId="77777777" w:rsidR="002B5934" w:rsidRPr="00BA29DD" w:rsidRDefault="00527702">
      <w:pPr>
        <w:spacing w:line="360" w:lineRule="auto"/>
        <w:ind w:left="2178" w:right="1570"/>
        <w:jc w:val="center"/>
        <w:rPr>
          <w:rFonts w:ascii="Times New Roman" w:hAnsi="Times New Roman" w:cs="Times New Roman"/>
          <w:spacing w:val="-5"/>
          <w:sz w:val="24"/>
          <w:szCs w:val="24"/>
        </w:rPr>
      </w:pPr>
      <w:r w:rsidRPr="00BA29DD">
        <w:rPr>
          <w:rFonts w:ascii="Times New Roman" w:hAnsi="Times New Roman" w:cs="Times New Roman"/>
          <w:sz w:val="24"/>
          <w:szCs w:val="24"/>
        </w:rPr>
        <w:t>Towards the partial fulfillment of Bachelor’s</w:t>
      </w:r>
      <w:r w:rsidRPr="00BA29DD">
        <w:rPr>
          <w:rFonts w:ascii="Times New Roman" w:hAnsi="Times New Roman" w:cs="Times New Roman"/>
          <w:spacing w:val="-8"/>
          <w:sz w:val="24"/>
          <w:szCs w:val="24"/>
        </w:rPr>
        <w:t xml:space="preserve"> </w:t>
      </w:r>
      <w:r w:rsidRPr="00BA29DD">
        <w:rPr>
          <w:rFonts w:ascii="Times New Roman" w:hAnsi="Times New Roman" w:cs="Times New Roman"/>
          <w:sz w:val="24"/>
          <w:szCs w:val="24"/>
        </w:rPr>
        <w:t>degree</w:t>
      </w:r>
      <w:r w:rsidRPr="00BA29DD">
        <w:rPr>
          <w:rFonts w:ascii="Times New Roman" w:hAnsi="Times New Roman" w:cs="Times New Roman"/>
          <w:spacing w:val="-11"/>
          <w:sz w:val="24"/>
          <w:szCs w:val="24"/>
        </w:rPr>
        <w:t xml:space="preserve"> </w:t>
      </w:r>
      <w:r w:rsidRPr="00BA29DD">
        <w:rPr>
          <w:rFonts w:ascii="Times New Roman" w:hAnsi="Times New Roman" w:cs="Times New Roman"/>
          <w:sz w:val="24"/>
          <w:szCs w:val="24"/>
        </w:rPr>
        <w:t>In</w:t>
      </w:r>
      <w:r w:rsidRPr="00BA29DD">
        <w:rPr>
          <w:rFonts w:ascii="Times New Roman" w:hAnsi="Times New Roman" w:cs="Times New Roman"/>
          <w:spacing w:val="-8"/>
          <w:sz w:val="24"/>
          <w:szCs w:val="24"/>
        </w:rPr>
        <w:t xml:space="preserve"> </w:t>
      </w:r>
      <w:r w:rsidRPr="00BA29DD">
        <w:rPr>
          <w:rFonts w:ascii="Times New Roman" w:hAnsi="Times New Roman" w:cs="Times New Roman"/>
          <w:sz w:val="24"/>
          <w:szCs w:val="24"/>
        </w:rPr>
        <w:t>Computer</w:t>
      </w:r>
      <w:r w:rsidRPr="00BA29DD">
        <w:rPr>
          <w:rFonts w:ascii="Times New Roman" w:hAnsi="Times New Roman" w:cs="Times New Roman"/>
          <w:spacing w:val="-9"/>
          <w:sz w:val="24"/>
          <w:szCs w:val="24"/>
        </w:rPr>
        <w:t xml:space="preserve"> </w:t>
      </w:r>
      <w:r w:rsidRPr="00BA29DD">
        <w:rPr>
          <w:rFonts w:ascii="Times New Roman" w:hAnsi="Times New Roman" w:cs="Times New Roman"/>
          <w:sz w:val="24"/>
          <w:szCs w:val="24"/>
        </w:rPr>
        <w:t>Engineering During</w:t>
      </w:r>
      <w:r w:rsidRPr="00BA29DD">
        <w:rPr>
          <w:rFonts w:ascii="Times New Roman" w:hAnsi="Times New Roman" w:cs="Times New Roman"/>
          <w:spacing w:val="-9"/>
          <w:sz w:val="24"/>
          <w:szCs w:val="24"/>
        </w:rPr>
        <w:t xml:space="preserve"> </w:t>
      </w:r>
      <w:r w:rsidRPr="00BA29DD">
        <w:rPr>
          <w:rFonts w:ascii="Times New Roman" w:hAnsi="Times New Roman" w:cs="Times New Roman"/>
          <w:sz w:val="24"/>
          <w:szCs w:val="24"/>
        </w:rPr>
        <w:t>the</w:t>
      </w:r>
      <w:r w:rsidRPr="00BA29DD">
        <w:rPr>
          <w:rFonts w:ascii="Times New Roman" w:hAnsi="Times New Roman" w:cs="Times New Roman"/>
          <w:spacing w:val="-10"/>
          <w:sz w:val="24"/>
          <w:szCs w:val="24"/>
        </w:rPr>
        <w:t xml:space="preserve"> </w:t>
      </w:r>
      <w:r w:rsidRPr="00BA29DD">
        <w:rPr>
          <w:rFonts w:ascii="Times New Roman" w:hAnsi="Times New Roman" w:cs="Times New Roman"/>
          <w:sz w:val="24"/>
          <w:szCs w:val="24"/>
        </w:rPr>
        <w:t>academic</w:t>
      </w:r>
      <w:r w:rsidRPr="00BA29DD">
        <w:rPr>
          <w:rFonts w:ascii="Times New Roman" w:hAnsi="Times New Roman" w:cs="Times New Roman"/>
          <w:spacing w:val="-8"/>
          <w:sz w:val="24"/>
          <w:szCs w:val="24"/>
        </w:rPr>
        <w:t xml:space="preserve"> </w:t>
      </w:r>
      <w:r w:rsidRPr="00BA29DD">
        <w:rPr>
          <w:rFonts w:ascii="Times New Roman" w:hAnsi="Times New Roman" w:cs="Times New Roman"/>
          <w:sz w:val="24"/>
          <w:szCs w:val="24"/>
        </w:rPr>
        <w:t>year</w:t>
      </w:r>
      <w:r w:rsidRPr="00BA29DD">
        <w:rPr>
          <w:rFonts w:ascii="Times New Roman" w:hAnsi="Times New Roman" w:cs="Times New Roman"/>
          <w:spacing w:val="-7"/>
          <w:sz w:val="24"/>
          <w:szCs w:val="24"/>
        </w:rPr>
        <w:t xml:space="preserve"> </w:t>
      </w:r>
      <w:r w:rsidRPr="00BA29DD">
        <w:rPr>
          <w:rFonts w:ascii="Times New Roman" w:hAnsi="Times New Roman" w:cs="Times New Roman"/>
          <w:sz w:val="24"/>
          <w:szCs w:val="24"/>
        </w:rPr>
        <w:t>2024-</w:t>
      </w:r>
      <w:r w:rsidRPr="00BA29DD">
        <w:rPr>
          <w:rFonts w:ascii="Times New Roman" w:hAnsi="Times New Roman" w:cs="Times New Roman"/>
          <w:spacing w:val="-5"/>
          <w:sz w:val="24"/>
          <w:szCs w:val="24"/>
        </w:rPr>
        <w:t>25.</w:t>
      </w:r>
    </w:p>
    <w:p w14:paraId="03B10638" w14:textId="77777777" w:rsidR="002B5934" w:rsidRPr="00BA29DD" w:rsidRDefault="002B5934">
      <w:pPr>
        <w:spacing w:line="360" w:lineRule="auto"/>
        <w:ind w:left="2178" w:right="1570"/>
        <w:jc w:val="center"/>
        <w:rPr>
          <w:rFonts w:ascii="Times New Roman" w:hAnsi="Times New Roman" w:cs="Times New Roman"/>
          <w:spacing w:val="-5"/>
          <w:sz w:val="24"/>
          <w:szCs w:val="24"/>
        </w:rPr>
      </w:pPr>
    </w:p>
    <w:p w14:paraId="0BC00BC0" w14:textId="77777777" w:rsidR="000F5893" w:rsidRPr="00BA29DD" w:rsidRDefault="000F5893" w:rsidP="000F5893">
      <w:pPr>
        <w:jc w:val="center"/>
        <w:rPr>
          <w:rFonts w:ascii="Times New Roman" w:hAnsi="Times New Roman" w:cs="Times New Roman"/>
          <w:b/>
          <w:bCs/>
          <w:sz w:val="24"/>
          <w:szCs w:val="24"/>
        </w:rPr>
      </w:pPr>
      <w:r w:rsidRPr="00BA29DD">
        <w:rPr>
          <w:rFonts w:ascii="Times New Roman" w:hAnsi="Times New Roman" w:cs="Times New Roman"/>
          <w:b/>
          <w:bCs/>
          <w:sz w:val="24"/>
          <w:szCs w:val="24"/>
        </w:rPr>
        <w:t xml:space="preserve">                                                                                                                        </w:t>
      </w:r>
    </w:p>
    <w:p w14:paraId="03B1063B" w14:textId="281F5E91" w:rsidR="002B5934" w:rsidRPr="00BA29DD" w:rsidRDefault="000F5893" w:rsidP="000F5893">
      <w:pPr>
        <w:rPr>
          <w:rFonts w:ascii="Times New Roman" w:hAnsi="Times New Roman" w:cs="Times New Roman"/>
          <w:b/>
          <w:bCs/>
          <w:sz w:val="24"/>
          <w:szCs w:val="24"/>
          <w:lang w:val="en-US"/>
        </w:rPr>
      </w:pPr>
      <w:r w:rsidRPr="00BA29DD">
        <w:rPr>
          <w:rFonts w:ascii="Times New Roman" w:hAnsi="Times New Roman" w:cs="Times New Roman"/>
          <w:b/>
          <w:bCs/>
          <w:sz w:val="24"/>
          <w:szCs w:val="24"/>
        </w:rPr>
        <w:t xml:space="preserve">  </w:t>
      </w:r>
      <w:r w:rsidR="0056420A">
        <w:rPr>
          <w:rFonts w:ascii="Times New Roman" w:hAnsi="Times New Roman" w:cs="Times New Roman"/>
          <w:b/>
          <w:bCs/>
          <w:sz w:val="24"/>
          <w:szCs w:val="24"/>
        </w:rPr>
        <w:t xml:space="preserve">                   </w:t>
      </w:r>
      <w:r w:rsidRPr="00BA29DD">
        <w:rPr>
          <w:rFonts w:ascii="Times New Roman" w:hAnsi="Times New Roman" w:cs="Times New Roman"/>
          <w:b/>
          <w:bCs/>
          <w:sz w:val="24"/>
          <w:szCs w:val="24"/>
        </w:rPr>
        <w:t xml:space="preserve">   </w:t>
      </w:r>
      <w:r w:rsidR="00E7139B" w:rsidRPr="00BA29DD">
        <w:rPr>
          <w:rFonts w:ascii="Times New Roman" w:hAnsi="Times New Roman" w:cs="Times New Roman"/>
          <w:b/>
          <w:bCs/>
          <w:sz w:val="24"/>
          <w:szCs w:val="24"/>
        </w:rPr>
        <w:t xml:space="preserve">Prof. </w:t>
      </w:r>
      <w:r w:rsidR="00E7139B" w:rsidRPr="00BA29DD">
        <w:rPr>
          <w:rFonts w:ascii="Times New Roman" w:hAnsi="Times New Roman" w:cs="Times New Roman"/>
          <w:b/>
          <w:bCs/>
          <w:sz w:val="24"/>
          <w:szCs w:val="24"/>
          <w:lang w:val="en-US"/>
        </w:rPr>
        <w:t>P.M. Dhanrao</w:t>
      </w:r>
      <w:r w:rsidRPr="00BA29DD">
        <w:rPr>
          <w:rFonts w:ascii="Times New Roman" w:hAnsi="Times New Roman" w:cs="Times New Roman"/>
          <w:b/>
          <w:bCs/>
          <w:sz w:val="24"/>
          <w:szCs w:val="24"/>
          <w:lang w:val="en-US"/>
        </w:rPr>
        <w:t xml:space="preserve">                 </w:t>
      </w:r>
      <w:r w:rsidR="0056420A">
        <w:rPr>
          <w:rFonts w:ascii="Times New Roman" w:hAnsi="Times New Roman" w:cs="Times New Roman"/>
          <w:b/>
          <w:bCs/>
          <w:sz w:val="24"/>
          <w:szCs w:val="24"/>
        </w:rPr>
        <w:t xml:space="preserve">                   </w:t>
      </w:r>
      <w:r w:rsidR="00D64E9B">
        <w:rPr>
          <w:rFonts w:ascii="Times New Roman" w:hAnsi="Times New Roman" w:cs="Times New Roman"/>
          <w:b/>
          <w:bCs/>
          <w:sz w:val="24"/>
          <w:szCs w:val="24"/>
        </w:rPr>
        <w:t xml:space="preserve">            </w:t>
      </w:r>
      <w:r w:rsidR="0056420A">
        <w:rPr>
          <w:rFonts w:ascii="Times New Roman" w:hAnsi="Times New Roman" w:cs="Times New Roman"/>
          <w:b/>
          <w:bCs/>
          <w:sz w:val="24"/>
          <w:szCs w:val="24"/>
        </w:rPr>
        <w:t xml:space="preserve">   </w:t>
      </w:r>
      <w:r w:rsidR="00527702" w:rsidRPr="00BA29DD">
        <w:rPr>
          <w:rFonts w:ascii="Times New Roman" w:hAnsi="Times New Roman" w:cs="Times New Roman"/>
          <w:b/>
          <w:sz w:val="24"/>
          <w:szCs w:val="24"/>
        </w:rPr>
        <w:t xml:space="preserve">Dr. </w:t>
      </w:r>
      <w:r w:rsidRPr="00BA29DD">
        <w:rPr>
          <w:rFonts w:ascii="Times New Roman" w:hAnsi="Times New Roman" w:cs="Times New Roman"/>
          <w:b/>
          <w:sz w:val="24"/>
          <w:szCs w:val="24"/>
        </w:rPr>
        <w:t>M.</w:t>
      </w:r>
      <w:proofErr w:type="gramStart"/>
      <w:r w:rsidRPr="00BA29DD">
        <w:rPr>
          <w:rFonts w:ascii="Times New Roman" w:hAnsi="Times New Roman" w:cs="Times New Roman"/>
          <w:b/>
          <w:sz w:val="24"/>
          <w:szCs w:val="24"/>
        </w:rPr>
        <w:t>A.Jawale</w:t>
      </w:r>
      <w:proofErr w:type="gramEnd"/>
    </w:p>
    <w:p w14:paraId="03B1063C" w14:textId="00F3EE23" w:rsidR="002B5934" w:rsidRPr="00BA29DD" w:rsidRDefault="00527702">
      <w:pPr>
        <w:rPr>
          <w:rFonts w:ascii="Times New Roman" w:hAnsi="Times New Roman" w:cs="Times New Roman"/>
          <w:bCs/>
          <w:sz w:val="24"/>
          <w:szCs w:val="24"/>
        </w:rPr>
      </w:pPr>
      <w:r w:rsidRPr="00BA29DD">
        <w:rPr>
          <w:rFonts w:ascii="Times New Roman" w:hAnsi="Times New Roman" w:cs="Times New Roman"/>
          <w:bCs/>
          <w:sz w:val="24"/>
          <w:szCs w:val="24"/>
        </w:rPr>
        <w:t xml:space="preserve">      </w:t>
      </w:r>
      <w:r w:rsidR="000F5893" w:rsidRPr="00BA29DD">
        <w:rPr>
          <w:rFonts w:ascii="Times New Roman" w:hAnsi="Times New Roman" w:cs="Times New Roman"/>
          <w:bCs/>
          <w:sz w:val="24"/>
          <w:szCs w:val="24"/>
        </w:rPr>
        <w:t xml:space="preserve">   </w:t>
      </w:r>
      <w:r w:rsidR="0056420A">
        <w:rPr>
          <w:rFonts w:ascii="Times New Roman" w:hAnsi="Times New Roman" w:cs="Times New Roman"/>
          <w:bCs/>
          <w:sz w:val="24"/>
          <w:szCs w:val="24"/>
        </w:rPr>
        <w:t xml:space="preserve">                </w:t>
      </w:r>
      <w:r w:rsidRPr="00BA29DD">
        <w:rPr>
          <w:rFonts w:ascii="Times New Roman" w:hAnsi="Times New Roman" w:cs="Times New Roman"/>
          <w:bCs/>
          <w:sz w:val="24"/>
          <w:szCs w:val="24"/>
        </w:rPr>
        <w:t xml:space="preserve">[ </w:t>
      </w:r>
      <w:r w:rsidR="00D64E9B">
        <w:rPr>
          <w:rFonts w:ascii="Times New Roman" w:hAnsi="Times New Roman" w:cs="Times New Roman"/>
          <w:bCs/>
          <w:sz w:val="24"/>
          <w:szCs w:val="24"/>
        </w:rPr>
        <w:t xml:space="preserve">Subject </w:t>
      </w:r>
      <w:proofErr w:type="gramStart"/>
      <w:r w:rsidR="00D64E9B">
        <w:rPr>
          <w:rFonts w:ascii="Times New Roman" w:hAnsi="Times New Roman" w:cs="Times New Roman"/>
          <w:bCs/>
          <w:sz w:val="24"/>
          <w:szCs w:val="24"/>
        </w:rPr>
        <w:t>Teacher</w:t>
      </w:r>
      <w:r w:rsidRPr="00BA29DD">
        <w:rPr>
          <w:rFonts w:ascii="Times New Roman" w:hAnsi="Times New Roman" w:cs="Times New Roman"/>
          <w:bCs/>
          <w:sz w:val="24"/>
          <w:szCs w:val="24"/>
        </w:rPr>
        <w:t xml:space="preserve"> ]</w:t>
      </w:r>
      <w:proofErr w:type="gramEnd"/>
      <w:r w:rsidRPr="00BA29DD">
        <w:rPr>
          <w:rFonts w:ascii="Times New Roman" w:hAnsi="Times New Roman" w:cs="Times New Roman"/>
          <w:bCs/>
          <w:sz w:val="24"/>
          <w:szCs w:val="24"/>
        </w:rPr>
        <w:tab/>
      </w:r>
      <w:r w:rsidRPr="00BA29DD">
        <w:rPr>
          <w:rFonts w:ascii="Times New Roman" w:hAnsi="Times New Roman" w:cs="Times New Roman"/>
          <w:bCs/>
          <w:sz w:val="24"/>
          <w:szCs w:val="24"/>
        </w:rPr>
        <w:tab/>
      </w:r>
      <w:r w:rsidR="0056420A">
        <w:rPr>
          <w:rFonts w:ascii="Times New Roman" w:hAnsi="Times New Roman" w:cs="Times New Roman"/>
          <w:bCs/>
          <w:sz w:val="24"/>
          <w:szCs w:val="24"/>
        </w:rPr>
        <w:t xml:space="preserve"> </w:t>
      </w:r>
      <w:r w:rsidRPr="00BA29DD">
        <w:rPr>
          <w:rFonts w:ascii="Times New Roman" w:hAnsi="Times New Roman" w:cs="Times New Roman"/>
          <w:bCs/>
          <w:sz w:val="24"/>
          <w:szCs w:val="24"/>
        </w:rPr>
        <w:t xml:space="preserve">  </w:t>
      </w:r>
      <w:r w:rsidRPr="00BA29DD">
        <w:rPr>
          <w:rFonts w:ascii="Times New Roman" w:hAnsi="Times New Roman" w:cs="Times New Roman"/>
          <w:bCs/>
          <w:sz w:val="24"/>
          <w:szCs w:val="24"/>
        </w:rPr>
        <w:tab/>
      </w:r>
      <w:r w:rsidRPr="00BA29DD">
        <w:rPr>
          <w:rFonts w:ascii="Times New Roman" w:hAnsi="Times New Roman" w:cs="Times New Roman"/>
          <w:bCs/>
          <w:sz w:val="24"/>
          <w:szCs w:val="24"/>
        </w:rPr>
        <w:tab/>
        <w:t xml:space="preserve">  </w:t>
      </w:r>
      <w:r w:rsidR="0056420A">
        <w:rPr>
          <w:rFonts w:ascii="Times New Roman" w:hAnsi="Times New Roman" w:cs="Times New Roman"/>
          <w:bCs/>
          <w:sz w:val="24"/>
          <w:szCs w:val="24"/>
        </w:rPr>
        <w:t xml:space="preserve">   </w:t>
      </w:r>
      <w:r w:rsidR="00DE766D">
        <w:rPr>
          <w:rFonts w:ascii="Times New Roman" w:hAnsi="Times New Roman" w:cs="Times New Roman"/>
          <w:bCs/>
          <w:sz w:val="24"/>
          <w:szCs w:val="24"/>
        </w:rPr>
        <w:t xml:space="preserve"> </w:t>
      </w:r>
      <w:proofErr w:type="gramStart"/>
      <w:r w:rsidR="00DE766D">
        <w:rPr>
          <w:rFonts w:ascii="Times New Roman" w:hAnsi="Times New Roman" w:cs="Times New Roman"/>
          <w:bCs/>
          <w:sz w:val="24"/>
          <w:szCs w:val="24"/>
        </w:rPr>
        <w:t xml:space="preserve"> </w:t>
      </w:r>
      <w:r w:rsidR="0056420A">
        <w:rPr>
          <w:rFonts w:ascii="Times New Roman" w:hAnsi="Times New Roman" w:cs="Times New Roman"/>
          <w:bCs/>
          <w:sz w:val="24"/>
          <w:szCs w:val="24"/>
        </w:rPr>
        <w:t xml:space="preserve"> </w:t>
      </w:r>
      <w:r w:rsidRPr="00BA29DD">
        <w:rPr>
          <w:rFonts w:ascii="Times New Roman" w:hAnsi="Times New Roman" w:cs="Times New Roman"/>
          <w:bCs/>
          <w:sz w:val="24"/>
          <w:szCs w:val="24"/>
        </w:rPr>
        <w:t xml:space="preserve"> [</w:t>
      </w:r>
      <w:proofErr w:type="gramEnd"/>
      <w:r w:rsidRPr="00BA29DD">
        <w:rPr>
          <w:rFonts w:ascii="Times New Roman" w:hAnsi="Times New Roman" w:cs="Times New Roman"/>
          <w:bCs/>
          <w:sz w:val="24"/>
          <w:szCs w:val="24"/>
        </w:rPr>
        <w:t xml:space="preserve">H.O.D. Comp </w:t>
      </w:r>
      <w:proofErr w:type="gramStart"/>
      <w:r w:rsidRPr="00BA29DD">
        <w:rPr>
          <w:rFonts w:ascii="Times New Roman" w:hAnsi="Times New Roman" w:cs="Times New Roman"/>
          <w:bCs/>
          <w:sz w:val="24"/>
          <w:szCs w:val="24"/>
        </w:rPr>
        <w:t>Engg ]</w:t>
      </w:r>
      <w:proofErr w:type="gramEnd"/>
    </w:p>
    <w:p w14:paraId="03B1063D" w14:textId="77777777" w:rsidR="002B5934" w:rsidRPr="00BA29DD" w:rsidRDefault="002B5934">
      <w:pPr>
        <w:jc w:val="center"/>
        <w:rPr>
          <w:rFonts w:ascii="Times New Roman" w:hAnsi="Times New Roman" w:cs="Times New Roman"/>
          <w:b/>
          <w:bCs/>
          <w:sz w:val="24"/>
          <w:szCs w:val="24"/>
          <w:u w:val="single"/>
        </w:rPr>
      </w:pPr>
    </w:p>
    <w:p w14:paraId="03B10644" w14:textId="77777777" w:rsidR="002B5934" w:rsidRPr="00BA29DD" w:rsidRDefault="002B5934">
      <w:pPr>
        <w:jc w:val="center"/>
        <w:rPr>
          <w:rFonts w:ascii="Times New Roman" w:hAnsi="Times New Roman" w:cs="Times New Roman"/>
          <w:b/>
          <w:bCs/>
          <w:sz w:val="24"/>
          <w:szCs w:val="24"/>
          <w:u w:val="single"/>
        </w:rPr>
      </w:pPr>
    </w:p>
    <w:p w14:paraId="10C5761A" w14:textId="77777777" w:rsidR="00F06994" w:rsidRPr="00BA29DD" w:rsidRDefault="00F06994">
      <w:pPr>
        <w:jc w:val="center"/>
        <w:rPr>
          <w:rFonts w:ascii="Times New Roman" w:hAnsi="Times New Roman" w:cs="Times New Roman"/>
          <w:sz w:val="24"/>
          <w:szCs w:val="24"/>
        </w:rPr>
      </w:pPr>
    </w:p>
    <w:p w14:paraId="413412B8" w14:textId="77777777" w:rsidR="000F5893" w:rsidRPr="00BA29DD" w:rsidRDefault="000F5893" w:rsidP="0019155F">
      <w:pPr>
        <w:jc w:val="center"/>
        <w:rPr>
          <w:rFonts w:ascii="Times New Roman" w:hAnsi="Times New Roman" w:cs="Times New Roman"/>
          <w:b/>
          <w:bCs/>
          <w:sz w:val="24"/>
          <w:szCs w:val="24"/>
        </w:rPr>
      </w:pPr>
    </w:p>
    <w:p w14:paraId="3132FBE1" w14:textId="77777777" w:rsidR="0056420A" w:rsidRDefault="0056420A" w:rsidP="0019155F">
      <w:pPr>
        <w:jc w:val="center"/>
        <w:rPr>
          <w:rFonts w:ascii="Times New Roman" w:hAnsi="Times New Roman" w:cs="Times New Roman"/>
          <w:b/>
          <w:bCs/>
          <w:sz w:val="24"/>
          <w:szCs w:val="24"/>
        </w:rPr>
      </w:pPr>
    </w:p>
    <w:p w14:paraId="6C5191CD" w14:textId="77777777" w:rsidR="0056420A" w:rsidRDefault="0056420A" w:rsidP="0019155F">
      <w:pPr>
        <w:jc w:val="center"/>
        <w:rPr>
          <w:rFonts w:ascii="Times New Roman" w:hAnsi="Times New Roman" w:cs="Times New Roman"/>
          <w:b/>
          <w:bCs/>
          <w:sz w:val="24"/>
          <w:szCs w:val="24"/>
        </w:rPr>
      </w:pPr>
    </w:p>
    <w:p w14:paraId="661521C5" w14:textId="77777777" w:rsidR="0056420A" w:rsidRDefault="0056420A" w:rsidP="0019155F">
      <w:pPr>
        <w:jc w:val="center"/>
        <w:rPr>
          <w:rFonts w:ascii="Times New Roman" w:hAnsi="Times New Roman" w:cs="Times New Roman"/>
          <w:b/>
          <w:bCs/>
          <w:sz w:val="24"/>
          <w:szCs w:val="24"/>
        </w:rPr>
      </w:pPr>
    </w:p>
    <w:p w14:paraId="27713B33" w14:textId="77777777" w:rsidR="0056420A" w:rsidRDefault="0056420A" w:rsidP="0019155F">
      <w:pPr>
        <w:jc w:val="center"/>
        <w:rPr>
          <w:rFonts w:ascii="Times New Roman" w:hAnsi="Times New Roman" w:cs="Times New Roman"/>
          <w:b/>
          <w:bCs/>
          <w:sz w:val="24"/>
          <w:szCs w:val="24"/>
        </w:rPr>
      </w:pPr>
    </w:p>
    <w:p w14:paraId="0D7591D7" w14:textId="77777777" w:rsidR="0056420A" w:rsidRDefault="0056420A" w:rsidP="0019155F">
      <w:pPr>
        <w:jc w:val="center"/>
        <w:rPr>
          <w:rFonts w:ascii="Times New Roman" w:hAnsi="Times New Roman" w:cs="Times New Roman"/>
          <w:b/>
          <w:bCs/>
          <w:sz w:val="24"/>
          <w:szCs w:val="24"/>
        </w:rPr>
      </w:pPr>
    </w:p>
    <w:p w14:paraId="2FFA9197" w14:textId="77777777" w:rsidR="0056420A" w:rsidRDefault="0056420A" w:rsidP="0019155F">
      <w:pPr>
        <w:jc w:val="center"/>
        <w:rPr>
          <w:rFonts w:ascii="Times New Roman" w:hAnsi="Times New Roman" w:cs="Times New Roman"/>
          <w:b/>
          <w:bCs/>
          <w:sz w:val="24"/>
          <w:szCs w:val="24"/>
        </w:rPr>
      </w:pPr>
    </w:p>
    <w:p w14:paraId="0FA28F5C" w14:textId="77777777" w:rsidR="0056420A" w:rsidRDefault="0056420A" w:rsidP="0019155F">
      <w:pPr>
        <w:jc w:val="center"/>
        <w:rPr>
          <w:rFonts w:ascii="Times New Roman" w:hAnsi="Times New Roman" w:cs="Times New Roman"/>
          <w:b/>
          <w:bCs/>
          <w:sz w:val="24"/>
          <w:szCs w:val="24"/>
        </w:rPr>
      </w:pPr>
    </w:p>
    <w:p w14:paraId="60B2F676" w14:textId="77777777" w:rsidR="0056420A" w:rsidRDefault="0056420A" w:rsidP="0019155F">
      <w:pPr>
        <w:jc w:val="center"/>
        <w:rPr>
          <w:rFonts w:ascii="Times New Roman" w:hAnsi="Times New Roman" w:cs="Times New Roman"/>
          <w:b/>
          <w:bCs/>
          <w:sz w:val="24"/>
          <w:szCs w:val="24"/>
        </w:rPr>
      </w:pPr>
    </w:p>
    <w:p w14:paraId="1722964E" w14:textId="77777777" w:rsidR="0056420A" w:rsidRDefault="0056420A" w:rsidP="0019155F">
      <w:pPr>
        <w:jc w:val="center"/>
        <w:rPr>
          <w:rFonts w:ascii="Times New Roman" w:hAnsi="Times New Roman" w:cs="Times New Roman"/>
          <w:b/>
          <w:bCs/>
          <w:sz w:val="24"/>
          <w:szCs w:val="24"/>
        </w:rPr>
      </w:pPr>
    </w:p>
    <w:p w14:paraId="2DA2C59E" w14:textId="77777777" w:rsidR="0056420A" w:rsidRDefault="0056420A" w:rsidP="0019155F">
      <w:pPr>
        <w:jc w:val="center"/>
        <w:rPr>
          <w:rFonts w:ascii="Times New Roman" w:hAnsi="Times New Roman" w:cs="Times New Roman"/>
          <w:b/>
          <w:bCs/>
          <w:sz w:val="24"/>
          <w:szCs w:val="24"/>
        </w:rPr>
      </w:pPr>
    </w:p>
    <w:p w14:paraId="305F82DD" w14:textId="24ECDB38" w:rsidR="0019155F" w:rsidRPr="00BA29DD" w:rsidRDefault="0019155F" w:rsidP="0019155F">
      <w:pPr>
        <w:jc w:val="center"/>
        <w:rPr>
          <w:rFonts w:ascii="Times New Roman" w:hAnsi="Times New Roman" w:cs="Times New Roman"/>
          <w:b/>
          <w:bCs/>
          <w:sz w:val="24"/>
          <w:szCs w:val="24"/>
        </w:rPr>
      </w:pPr>
      <w:r w:rsidRPr="00BA29DD">
        <w:rPr>
          <w:rFonts w:ascii="Times New Roman" w:hAnsi="Times New Roman" w:cs="Times New Roman"/>
          <w:b/>
          <w:bCs/>
          <w:sz w:val="24"/>
          <w:szCs w:val="24"/>
        </w:rPr>
        <w:t>ACKNOWLEDGEMENT</w:t>
      </w:r>
    </w:p>
    <w:p w14:paraId="7578A504" w14:textId="77777777" w:rsidR="0019155F" w:rsidRPr="00BA29DD" w:rsidRDefault="0019155F" w:rsidP="0019155F">
      <w:pPr>
        <w:rPr>
          <w:rFonts w:ascii="Times New Roman" w:hAnsi="Times New Roman" w:cs="Times New Roman"/>
          <w:sz w:val="24"/>
          <w:szCs w:val="24"/>
        </w:rPr>
      </w:pPr>
    </w:p>
    <w:p w14:paraId="580287EC" w14:textId="0D70379B" w:rsidR="0095300A" w:rsidRPr="00BA29DD" w:rsidRDefault="0095300A" w:rsidP="00D303DD">
      <w:pPr>
        <w:pStyle w:val="BodyText"/>
        <w:spacing w:before="5" w:line="360" w:lineRule="auto"/>
        <w:ind w:firstLine="720"/>
        <w:jc w:val="both"/>
        <w:rPr>
          <w:lang w:val="en-IN"/>
        </w:rPr>
      </w:pPr>
      <w:r w:rsidRPr="00BA29DD">
        <w:rPr>
          <w:lang w:val="en-IN"/>
        </w:rPr>
        <w:t xml:space="preserve">I take this opportunity to express my heartfelt gratitude to all those who helped and supported me in completing this report on </w:t>
      </w:r>
      <w:r w:rsidRPr="00BA29DD">
        <w:rPr>
          <w:b/>
          <w:bCs/>
          <w:lang w:val="en-IN"/>
        </w:rPr>
        <w:t xml:space="preserve">“Success Story of </w:t>
      </w:r>
      <w:r w:rsidR="00AA0B53" w:rsidRPr="00BA29DD">
        <w:rPr>
          <w:b/>
          <w:bCs/>
          <w:lang w:val="en-IN"/>
        </w:rPr>
        <w:t>Aman Gupta</w:t>
      </w:r>
      <w:r w:rsidRPr="00BA29DD">
        <w:rPr>
          <w:b/>
          <w:bCs/>
          <w:lang w:val="en-IN"/>
        </w:rPr>
        <w:t>”</w:t>
      </w:r>
      <w:r w:rsidRPr="00BA29DD">
        <w:rPr>
          <w:lang w:val="en-IN"/>
        </w:rPr>
        <w:t>.</w:t>
      </w:r>
    </w:p>
    <w:p w14:paraId="7425553A" w14:textId="55EC0EDD" w:rsidR="0095300A" w:rsidRPr="00BA29DD" w:rsidRDefault="0095300A" w:rsidP="0095300A">
      <w:pPr>
        <w:pStyle w:val="BodyText"/>
        <w:spacing w:before="5" w:line="360" w:lineRule="auto"/>
        <w:jc w:val="both"/>
        <w:rPr>
          <w:lang w:val="en-IN"/>
        </w:rPr>
      </w:pPr>
      <w:r w:rsidRPr="00BA29DD">
        <w:rPr>
          <w:lang w:val="en-IN"/>
        </w:rPr>
        <w:t xml:space="preserve">First and foremost, I would like to thank </w:t>
      </w:r>
      <w:r w:rsidRPr="00BA29DD">
        <w:rPr>
          <w:b/>
          <w:bCs/>
          <w:lang w:val="en-IN"/>
        </w:rPr>
        <w:t xml:space="preserve">my guide, </w:t>
      </w:r>
      <w:r w:rsidR="00EC0BE0" w:rsidRPr="00BA29DD">
        <w:rPr>
          <w:b/>
          <w:bCs/>
        </w:rPr>
        <w:t>Prof. P.M. Dhanrao</w:t>
      </w:r>
      <w:r w:rsidRPr="00BA29DD">
        <w:rPr>
          <w:lang w:val="en-IN"/>
        </w:rPr>
        <w:t>, for their valuable guidance, constant encouragement, and insightful suggestions throughout the course of this report. Their mentorship played a crucial role in helping me understand and present the entrepreneurial journey of Bill Gates in a structured and meaningful way.</w:t>
      </w:r>
    </w:p>
    <w:p w14:paraId="574392DF" w14:textId="77777777" w:rsidR="0095300A" w:rsidRPr="00BA29DD" w:rsidRDefault="0095300A" w:rsidP="00D303DD">
      <w:pPr>
        <w:pStyle w:val="BodyText"/>
        <w:spacing w:before="5" w:line="360" w:lineRule="auto"/>
        <w:ind w:firstLine="720"/>
        <w:jc w:val="both"/>
        <w:rPr>
          <w:lang w:val="en-IN"/>
        </w:rPr>
      </w:pPr>
      <w:r w:rsidRPr="00BA29DD">
        <w:rPr>
          <w:lang w:val="en-IN"/>
        </w:rPr>
        <w:t xml:space="preserve">I am also sincerely thankful to the </w:t>
      </w:r>
      <w:r w:rsidRPr="00BA29DD">
        <w:rPr>
          <w:b/>
          <w:bCs/>
          <w:lang w:val="en-IN"/>
        </w:rPr>
        <w:t>Head of the Department, Department of Computer Engineering</w:t>
      </w:r>
      <w:r w:rsidRPr="00BA29DD">
        <w:rPr>
          <w:lang w:val="en-IN"/>
        </w:rPr>
        <w:t>, for providing the necessary resources and a conducive environment to carry out this academic work successfully.</w:t>
      </w:r>
    </w:p>
    <w:p w14:paraId="56665824" w14:textId="77777777" w:rsidR="0095300A" w:rsidRPr="00BA29DD" w:rsidRDefault="0095300A" w:rsidP="00D303DD">
      <w:pPr>
        <w:pStyle w:val="BodyText"/>
        <w:spacing w:before="5" w:line="360" w:lineRule="auto"/>
        <w:ind w:firstLine="720"/>
        <w:jc w:val="both"/>
        <w:rPr>
          <w:lang w:val="en-IN"/>
        </w:rPr>
      </w:pPr>
      <w:r w:rsidRPr="00BA29DD">
        <w:rPr>
          <w:lang w:val="en-IN"/>
        </w:rPr>
        <w:t xml:space="preserve">I wish to extend my appreciation to my </w:t>
      </w:r>
      <w:r w:rsidRPr="00BA29DD">
        <w:rPr>
          <w:b/>
          <w:bCs/>
          <w:lang w:val="en-IN"/>
        </w:rPr>
        <w:t>friends and classmates</w:t>
      </w:r>
      <w:r w:rsidRPr="00BA29DD">
        <w:rPr>
          <w:lang w:val="en-IN"/>
        </w:rPr>
        <w:t xml:space="preserve"> for their cooperation, motivation, and continuous support. Their feedback and discussions helped me enhance the quality of this report.</w:t>
      </w:r>
    </w:p>
    <w:p w14:paraId="2F5042D5" w14:textId="77777777" w:rsidR="0095300A" w:rsidRPr="00BA29DD" w:rsidRDefault="0095300A" w:rsidP="0095300A">
      <w:pPr>
        <w:pStyle w:val="BodyText"/>
        <w:spacing w:before="5" w:line="360" w:lineRule="auto"/>
        <w:jc w:val="both"/>
        <w:rPr>
          <w:lang w:val="en-IN"/>
        </w:rPr>
      </w:pPr>
      <w:r w:rsidRPr="00BA29DD">
        <w:rPr>
          <w:lang w:val="en-IN"/>
        </w:rPr>
        <w:t xml:space="preserve">Most importantly, I express my deep gratitude to my </w:t>
      </w:r>
      <w:r w:rsidRPr="00BA29DD">
        <w:rPr>
          <w:b/>
          <w:bCs/>
          <w:lang w:val="en-IN"/>
        </w:rPr>
        <w:t>family</w:t>
      </w:r>
      <w:r w:rsidRPr="00BA29DD">
        <w:rPr>
          <w:lang w:val="en-IN"/>
        </w:rPr>
        <w:t xml:space="preserve"> for their unwavering support, patience, and encouragement throughout my academic journey. Their inspiration and faith in me have always been my strength.</w:t>
      </w:r>
    </w:p>
    <w:p w14:paraId="3520B27B" w14:textId="17D371B4" w:rsidR="0095300A" w:rsidRPr="00BA29DD" w:rsidRDefault="00D303DD" w:rsidP="00D303DD">
      <w:pPr>
        <w:pStyle w:val="BodyText"/>
        <w:spacing w:before="5" w:line="360" w:lineRule="auto"/>
        <w:ind w:firstLine="100"/>
        <w:jc w:val="both"/>
        <w:rPr>
          <w:lang w:val="en-IN"/>
        </w:rPr>
      </w:pPr>
      <w:r w:rsidRPr="00BA29DD">
        <w:rPr>
          <w:lang w:val="en-IN"/>
        </w:rPr>
        <w:t xml:space="preserve">        </w:t>
      </w:r>
      <w:r w:rsidR="0095300A" w:rsidRPr="00BA29DD">
        <w:rPr>
          <w:lang w:val="en-IN"/>
        </w:rPr>
        <w:t xml:space="preserve">Last but not the least, I would like to thank </w:t>
      </w:r>
      <w:r w:rsidR="00AA0B53" w:rsidRPr="00BA29DD">
        <w:rPr>
          <w:b/>
          <w:bCs/>
          <w:lang w:val="en-IN"/>
        </w:rPr>
        <w:t>Aman Gupta</w:t>
      </w:r>
      <w:r w:rsidR="0095300A" w:rsidRPr="00BA29DD">
        <w:rPr>
          <w:lang w:val="en-IN"/>
        </w:rPr>
        <w:t>, whose remarkable journey and achievements have inspired millions around the world, including myself. His story serves as a beacon of innovation, perseverance, and excellence for aspiring entrepreneurs.</w:t>
      </w:r>
    </w:p>
    <w:p w14:paraId="03B1064B" w14:textId="77777777" w:rsidR="002B5934" w:rsidRPr="00BA29DD" w:rsidRDefault="002B5934" w:rsidP="0095300A">
      <w:pPr>
        <w:pStyle w:val="BodyText"/>
        <w:spacing w:before="5" w:line="360" w:lineRule="auto"/>
        <w:jc w:val="both"/>
      </w:pPr>
    </w:p>
    <w:p w14:paraId="03B1064C" w14:textId="77777777" w:rsidR="002B5934" w:rsidRPr="00BA29DD" w:rsidRDefault="00527702">
      <w:pPr>
        <w:pStyle w:val="BodyText"/>
        <w:ind w:left="100"/>
        <w:jc w:val="both"/>
      </w:pPr>
      <w:r w:rsidRPr="00BA29DD">
        <w:t>Thank</w:t>
      </w:r>
      <w:r w:rsidRPr="00BA29DD">
        <w:rPr>
          <w:spacing w:val="-5"/>
        </w:rPr>
        <w:t xml:space="preserve"> </w:t>
      </w:r>
      <w:r w:rsidRPr="00BA29DD">
        <w:t xml:space="preserve">you </w:t>
      </w:r>
      <w:r w:rsidRPr="00BA29DD">
        <w:rPr>
          <w:spacing w:val="-4"/>
        </w:rPr>
        <w:t>all.</w:t>
      </w:r>
    </w:p>
    <w:p w14:paraId="03B1064D" w14:textId="77777777" w:rsidR="002B5934" w:rsidRPr="00BA29DD" w:rsidRDefault="002B5934">
      <w:pPr>
        <w:jc w:val="both"/>
        <w:rPr>
          <w:rFonts w:ascii="Times New Roman" w:hAnsi="Times New Roman" w:cs="Times New Roman"/>
          <w:sz w:val="24"/>
          <w:szCs w:val="24"/>
        </w:rPr>
      </w:pPr>
    </w:p>
    <w:p w14:paraId="03B1064E" w14:textId="77777777" w:rsidR="002B5934" w:rsidRPr="00BA29DD" w:rsidRDefault="002B5934">
      <w:pPr>
        <w:jc w:val="both"/>
        <w:rPr>
          <w:rFonts w:ascii="Times New Roman" w:hAnsi="Times New Roman" w:cs="Times New Roman"/>
          <w:sz w:val="24"/>
          <w:szCs w:val="24"/>
        </w:rPr>
      </w:pPr>
    </w:p>
    <w:p w14:paraId="03B1064F" w14:textId="404FB128" w:rsidR="002B5934" w:rsidRPr="00BA29DD" w:rsidRDefault="00527702" w:rsidP="000F5893">
      <w:pPr>
        <w:pStyle w:val="BodyText"/>
        <w:spacing w:before="1" w:line="360" w:lineRule="auto"/>
        <w:ind w:left="4320" w:right="1728"/>
        <w:jc w:val="right"/>
      </w:pPr>
      <w:r w:rsidRPr="00BA29DD">
        <w:t xml:space="preserve">Mrs. </w:t>
      </w:r>
      <w:r w:rsidR="000F5893" w:rsidRPr="00BA29DD">
        <w:t>Sa</w:t>
      </w:r>
      <w:r w:rsidR="00AA0B53" w:rsidRPr="00BA29DD">
        <w:t>niya Pathan</w:t>
      </w:r>
    </w:p>
    <w:p w14:paraId="03B10650" w14:textId="03B04398" w:rsidR="002B5934" w:rsidRPr="00BA29DD" w:rsidRDefault="000F5893" w:rsidP="000F5893">
      <w:pPr>
        <w:pStyle w:val="BodyText"/>
        <w:spacing w:before="1" w:line="360" w:lineRule="auto"/>
        <w:ind w:left="4320" w:right="1728" w:firstLine="720"/>
        <w:jc w:val="center"/>
      </w:pPr>
      <w:r w:rsidRPr="00BA29DD">
        <w:t xml:space="preserve">                       </w:t>
      </w:r>
      <w:r w:rsidR="00527702" w:rsidRPr="00BA29DD">
        <w:t>T.Y. Computer</w:t>
      </w:r>
    </w:p>
    <w:p w14:paraId="03B1065A" w14:textId="1FF202CF" w:rsidR="002B5934" w:rsidRPr="00BA29DD" w:rsidRDefault="000F5893" w:rsidP="000F5893">
      <w:pPr>
        <w:pStyle w:val="BodyText"/>
        <w:spacing w:before="1" w:line="360" w:lineRule="auto"/>
        <w:ind w:left="4320" w:right="1728" w:firstLine="720"/>
        <w:jc w:val="center"/>
        <w:sectPr w:rsidR="002B5934" w:rsidRPr="00BA29DD">
          <w:footerReference w:type="default" r:id="rId9"/>
          <w:pgSz w:w="11910" w:h="16840"/>
          <w:pgMar w:top="660" w:right="880" w:bottom="685" w:left="980" w:header="1" w:footer="699"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BA29DD">
        <w:t xml:space="preserve">                     </w:t>
      </w:r>
      <w:r w:rsidR="00527702" w:rsidRPr="00BA29DD">
        <w:t>Roll No.</w:t>
      </w:r>
      <w:r w:rsidRPr="00BA29DD">
        <w:t>11</w:t>
      </w:r>
      <w:r w:rsidR="00AA0B53" w:rsidRPr="00BA29DD">
        <w:t>3</w:t>
      </w:r>
    </w:p>
    <w:p w14:paraId="03B1065B" w14:textId="77777777" w:rsidR="002B5934" w:rsidRPr="00BA29DD" w:rsidRDefault="002B5934">
      <w:pPr>
        <w:jc w:val="both"/>
        <w:rPr>
          <w:rFonts w:ascii="Times New Roman" w:hAnsi="Times New Roman" w:cs="Times New Roman"/>
          <w:b/>
          <w:bCs/>
          <w:sz w:val="24"/>
          <w:szCs w:val="24"/>
          <w:u w:val="single"/>
        </w:rPr>
      </w:pPr>
    </w:p>
    <w:p w14:paraId="50462E3B" w14:textId="167AC0AF" w:rsidR="005768E3" w:rsidRPr="00BA29DD" w:rsidRDefault="00527702" w:rsidP="0095300A">
      <w:pPr>
        <w:widowControl w:val="0"/>
        <w:autoSpaceDE w:val="0"/>
        <w:autoSpaceDN w:val="0"/>
        <w:spacing w:after="0"/>
        <w:ind w:left="6" w:right="103"/>
        <w:jc w:val="center"/>
        <w:rPr>
          <w:rFonts w:ascii="Times New Roman" w:eastAsia="Times New Roman" w:hAnsi="Times New Roman" w:cs="Times New Roman"/>
          <w:b/>
          <w:spacing w:val="-2"/>
          <w:kern w:val="0"/>
          <w:sz w:val="24"/>
          <w:szCs w:val="24"/>
          <w:lang w:val="en-US" w:eastAsia="zh-CN" w:bidi="ar"/>
        </w:rPr>
      </w:pPr>
      <w:r w:rsidRPr="00BA29DD">
        <w:rPr>
          <w:rFonts w:ascii="Times New Roman" w:eastAsia="Times New Roman" w:hAnsi="Times New Roman" w:cs="Times New Roman"/>
          <w:b/>
          <w:spacing w:val="-2"/>
          <w:kern w:val="0"/>
          <w:sz w:val="24"/>
          <w:szCs w:val="24"/>
          <w:lang w:val="en-US" w:eastAsia="zh-CN" w:bidi="ar"/>
        </w:rPr>
        <w:t>CONTENTS</w:t>
      </w:r>
    </w:p>
    <w:tbl>
      <w:tblPr>
        <w:tblStyle w:val="TableGrid"/>
        <w:tblpPr w:leftFromText="180" w:rightFromText="180" w:vertAnchor="page" w:horzAnchor="margin" w:tblpXSpec="center" w:tblpY="3166"/>
        <w:tblW w:w="0" w:type="auto"/>
        <w:jc w:val="center"/>
        <w:tblLook w:val="04A0" w:firstRow="1" w:lastRow="0" w:firstColumn="1" w:lastColumn="0" w:noHBand="0" w:noVBand="1"/>
      </w:tblPr>
      <w:tblGrid>
        <w:gridCol w:w="888"/>
        <w:gridCol w:w="6804"/>
        <w:gridCol w:w="1224"/>
      </w:tblGrid>
      <w:tr w:rsidR="0095300A" w:rsidRPr="00BA29DD" w14:paraId="4F4CBC14" w14:textId="77777777" w:rsidTr="00374151">
        <w:trPr>
          <w:trHeight w:val="764"/>
          <w:jc w:val="center"/>
        </w:trPr>
        <w:tc>
          <w:tcPr>
            <w:tcW w:w="888" w:type="dxa"/>
            <w:vAlign w:val="center"/>
          </w:tcPr>
          <w:p w14:paraId="12412506" w14:textId="77777777" w:rsidR="0095300A" w:rsidRPr="00BA29DD" w:rsidRDefault="0095300A" w:rsidP="00D303DD">
            <w:pPr>
              <w:pStyle w:val="TOC1"/>
              <w:widowControl/>
              <w:tabs>
                <w:tab w:val="right" w:pos="9078"/>
              </w:tabs>
              <w:ind w:left="0"/>
              <w:jc w:val="center"/>
              <w:rPr>
                <w:rFonts w:cs="Times New Roman"/>
              </w:rPr>
            </w:pPr>
            <w:r w:rsidRPr="00BA29DD">
              <w:rPr>
                <w:rFonts w:cs="Times New Roman"/>
              </w:rPr>
              <w:t>Sr. No.</w:t>
            </w:r>
          </w:p>
        </w:tc>
        <w:tc>
          <w:tcPr>
            <w:tcW w:w="6804" w:type="dxa"/>
            <w:vAlign w:val="center"/>
          </w:tcPr>
          <w:p w14:paraId="68360DE0" w14:textId="77777777" w:rsidR="0095300A" w:rsidRPr="00BA29DD" w:rsidRDefault="0095300A" w:rsidP="00D303DD">
            <w:pPr>
              <w:pStyle w:val="TOC1"/>
              <w:widowControl/>
              <w:tabs>
                <w:tab w:val="right" w:pos="9078"/>
              </w:tabs>
              <w:ind w:left="0"/>
              <w:jc w:val="center"/>
              <w:rPr>
                <w:rFonts w:cs="Times New Roman"/>
              </w:rPr>
            </w:pPr>
            <w:r w:rsidRPr="00BA29DD">
              <w:rPr>
                <w:rFonts w:cs="Times New Roman"/>
              </w:rPr>
              <w:t>Title</w:t>
            </w:r>
          </w:p>
        </w:tc>
        <w:tc>
          <w:tcPr>
            <w:tcW w:w="1224" w:type="dxa"/>
            <w:vAlign w:val="center"/>
          </w:tcPr>
          <w:p w14:paraId="7CBF3B24" w14:textId="77777777" w:rsidR="0095300A" w:rsidRPr="00BA29DD" w:rsidRDefault="0095300A" w:rsidP="00D303DD">
            <w:pPr>
              <w:pStyle w:val="TOC1"/>
              <w:widowControl/>
              <w:tabs>
                <w:tab w:val="right" w:pos="9078"/>
              </w:tabs>
              <w:ind w:left="0"/>
              <w:rPr>
                <w:rFonts w:cs="Times New Roman"/>
              </w:rPr>
            </w:pPr>
            <w:r w:rsidRPr="00BA29DD">
              <w:rPr>
                <w:rFonts w:cs="Times New Roman"/>
              </w:rPr>
              <w:t>Page No.</w:t>
            </w:r>
          </w:p>
        </w:tc>
      </w:tr>
      <w:tr w:rsidR="0095300A" w:rsidRPr="00BA29DD" w14:paraId="5786D95E" w14:textId="77777777" w:rsidTr="00D64E9B">
        <w:trPr>
          <w:trHeight w:val="678"/>
          <w:jc w:val="center"/>
        </w:trPr>
        <w:tc>
          <w:tcPr>
            <w:tcW w:w="888" w:type="dxa"/>
            <w:vAlign w:val="center"/>
          </w:tcPr>
          <w:p w14:paraId="4DD8299A" w14:textId="77777777" w:rsidR="0095300A" w:rsidRPr="00BA29DD" w:rsidRDefault="0095300A" w:rsidP="00D303DD">
            <w:pPr>
              <w:pStyle w:val="TOC1"/>
              <w:widowControl/>
              <w:numPr>
                <w:ilvl w:val="0"/>
                <w:numId w:val="1"/>
              </w:numPr>
              <w:tabs>
                <w:tab w:val="right" w:pos="9078"/>
              </w:tabs>
              <w:jc w:val="center"/>
              <w:rPr>
                <w:rFonts w:cs="Times New Roman"/>
                <w:b w:val="0"/>
                <w:bCs w:val="0"/>
              </w:rPr>
            </w:pPr>
          </w:p>
        </w:tc>
        <w:tc>
          <w:tcPr>
            <w:tcW w:w="6804" w:type="dxa"/>
            <w:vAlign w:val="center"/>
          </w:tcPr>
          <w:p w14:paraId="78C0C6B8" w14:textId="77777777" w:rsidR="0095300A" w:rsidRPr="00BA29DD" w:rsidRDefault="0095300A" w:rsidP="00D64E9B">
            <w:pPr>
              <w:pStyle w:val="TOC1"/>
              <w:widowControl/>
              <w:tabs>
                <w:tab w:val="right" w:pos="9078"/>
              </w:tabs>
              <w:ind w:left="0"/>
              <w:rPr>
                <w:rFonts w:cs="Times New Roman"/>
                <w:b w:val="0"/>
                <w:bCs w:val="0"/>
              </w:rPr>
            </w:pPr>
            <w:r w:rsidRPr="00BA29DD">
              <w:rPr>
                <w:rFonts w:cs="Times New Roman"/>
                <w:b w:val="0"/>
                <w:bCs w:val="0"/>
                <w:lang w:val="en-IN"/>
              </w:rPr>
              <w:t>Introduction</w:t>
            </w:r>
          </w:p>
        </w:tc>
        <w:tc>
          <w:tcPr>
            <w:tcW w:w="1224" w:type="dxa"/>
            <w:vAlign w:val="center"/>
          </w:tcPr>
          <w:p w14:paraId="16946F84" w14:textId="77777777" w:rsidR="0095300A" w:rsidRPr="00BA29DD" w:rsidRDefault="0095300A" w:rsidP="00D303DD">
            <w:pPr>
              <w:pStyle w:val="TOC1"/>
              <w:widowControl/>
              <w:tabs>
                <w:tab w:val="right" w:pos="9078"/>
              </w:tabs>
              <w:ind w:left="0"/>
              <w:jc w:val="center"/>
              <w:rPr>
                <w:rFonts w:cs="Times New Roman"/>
                <w:b w:val="0"/>
                <w:bCs w:val="0"/>
              </w:rPr>
            </w:pPr>
            <w:r w:rsidRPr="00BA29DD">
              <w:rPr>
                <w:rFonts w:cs="Times New Roman"/>
                <w:b w:val="0"/>
                <w:bCs w:val="0"/>
              </w:rPr>
              <w:t>5</w:t>
            </w:r>
          </w:p>
        </w:tc>
      </w:tr>
      <w:tr w:rsidR="0095300A" w:rsidRPr="00BA29DD" w14:paraId="6EEECC3E" w14:textId="77777777" w:rsidTr="00D64E9B">
        <w:trPr>
          <w:trHeight w:val="622"/>
          <w:jc w:val="center"/>
        </w:trPr>
        <w:tc>
          <w:tcPr>
            <w:tcW w:w="888" w:type="dxa"/>
            <w:vAlign w:val="center"/>
          </w:tcPr>
          <w:p w14:paraId="6B4DD0C0" w14:textId="77777777" w:rsidR="0095300A" w:rsidRPr="00BA29DD" w:rsidRDefault="0095300A" w:rsidP="00D303DD">
            <w:pPr>
              <w:pStyle w:val="TOC1"/>
              <w:widowControl/>
              <w:numPr>
                <w:ilvl w:val="0"/>
                <w:numId w:val="1"/>
              </w:numPr>
              <w:tabs>
                <w:tab w:val="right" w:pos="9078"/>
              </w:tabs>
              <w:jc w:val="center"/>
              <w:rPr>
                <w:rFonts w:cs="Times New Roman"/>
                <w:b w:val="0"/>
                <w:bCs w:val="0"/>
              </w:rPr>
            </w:pPr>
          </w:p>
        </w:tc>
        <w:tc>
          <w:tcPr>
            <w:tcW w:w="6804" w:type="dxa"/>
            <w:vAlign w:val="center"/>
          </w:tcPr>
          <w:p w14:paraId="234E3B48" w14:textId="77777777" w:rsidR="0095300A" w:rsidRPr="00BA29DD" w:rsidRDefault="0095300A" w:rsidP="00D64E9B">
            <w:pPr>
              <w:pStyle w:val="TOC1"/>
              <w:tabs>
                <w:tab w:val="right" w:pos="9078"/>
              </w:tabs>
              <w:ind w:left="0"/>
              <w:rPr>
                <w:rFonts w:cs="Times New Roman"/>
                <w:b w:val="0"/>
                <w:bCs w:val="0"/>
                <w:lang w:val="en-IN"/>
              </w:rPr>
            </w:pPr>
            <w:r w:rsidRPr="00BA29DD">
              <w:rPr>
                <w:rFonts w:cs="Times New Roman"/>
                <w:b w:val="0"/>
                <w:bCs w:val="0"/>
                <w:lang w:val="en-IN"/>
              </w:rPr>
              <w:t>Background of the Entrepreneur</w:t>
            </w:r>
          </w:p>
        </w:tc>
        <w:tc>
          <w:tcPr>
            <w:tcW w:w="1224" w:type="dxa"/>
            <w:vAlign w:val="center"/>
          </w:tcPr>
          <w:p w14:paraId="0B44F16E" w14:textId="77777777" w:rsidR="0095300A" w:rsidRPr="00BA29DD" w:rsidRDefault="0095300A" w:rsidP="00D303DD">
            <w:pPr>
              <w:pStyle w:val="TOC1"/>
              <w:widowControl/>
              <w:tabs>
                <w:tab w:val="right" w:pos="9078"/>
              </w:tabs>
              <w:ind w:left="0"/>
              <w:jc w:val="center"/>
              <w:rPr>
                <w:rFonts w:cs="Times New Roman"/>
                <w:b w:val="0"/>
                <w:bCs w:val="0"/>
              </w:rPr>
            </w:pPr>
            <w:r w:rsidRPr="00BA29DD">
              <w:rPr>
                <w:rFonts w:cs="Times New Roman"/>
                <w:b w:val="0"/>
                <w:bCs w:val="0"/>
              </w:rPr>
              <w:t>7</w:t>
            </w:r>
          </w:p>
        </w:tc>
      </w:tr>
      <w:tr w:rsidR="0095300A" w:rsidRPr="00BA29DD" w14:paraId="69E522E2" w14:textId="77777777" w:rsidTr="00D64E9B">
        <w:trPr>
          <w:jc w:val="center"/>
        </w:trPr>
        <w:tc>
          <w:tcPr>
            <w:tcW w:w="888" w:type="dxa"/>
            <w:vAlign w:val="center"/>
          </w:tcPr>
          <w:p w14:paraId="5A1E6B12" w14:textId="77777777" w:rsidR="0095300A" w:rsidRPr="00BA29DD" w:rsidRDefault="0095300A" w:rsidP="00D303DD">
            <w:pPr>
              <w:pStyle w:val="TOC1"/>
              <w:widowControl/>
              <w:numPr>
                <w:ilvl w:val="0"/>
                <w:numId w:val="1"/>
              </w:numPr>
              <w:tabs>
                <w:tab w:val="right" w:pos="9078"/>
              </w:tabs>
              <w:jc w:val="center"/>
              <w:rPr>
                <w:rFonts w:cs="Times New Roman"/>
                <w:b w:val="0"/>
                <w:bCs w:val="0"/>
              </w:rPr>
            </w:pPr>
          </w:p>
        </w:tc>
        <w:tc>
          <w:tcPr>
            <w:tcW w:w="6804" w:type="dxa"/>
            <w:vAlign w:val="center"/>
          </w:tcPr>
          <w:p w14:paraId="5BFE77D1" w14:textId="77777777" w:rsidR="0095300A" w:rsidRPr="00BA29DD" w:rsidRDefault="0095300A" w:rsidP="00D64E9B">
            <w:pPr>
              <w:pStyle w:val="TOC1"/>
              <w:tabs>
                <w:tab w:val="left" w:pos="5505"/>
                <w:tab w:val="right" w:pos="9078"/>
              </w:tabs>
              <w:ind w:left="0"/>
              <w:rPr>
                <w:rFonts w:cs="Times New Roman"/>
                <w:b w:val="0"/>
                <w:bCs w:val="0"/>
                <w:lang w:val="en-IN"/>
              </w:rPr>
            </w:pPr>
            <w:r w:rsidRPr="00BA29DD">
              <w:rPr>
                <w:rFonts w:cs="Times New Roman"/>
                <w:b w:val="0"/>
                <w:bCs w:val="0"/>
                <w:lang w:val="en-IN"/>
              </w:rPr>
              <w:t>Business Journey</w:t>
            </w:r>
          </w:p>
        </w:tc>
        <w:tc>
          <w:tcPr>
            <w:tcW w:w="1224" w:type="dxa"/>
            <w:vAlign w:val="center"/>
          </w:tcPr>
          <w:p w14:paraId="4C476471" w14:textId="69CB2712" w:rsidR="0095300A" w:rsidRPr="00BA29DD" w:rsidRDefault="003248FE" w:rsidP="00D303DD">
            <w:pPr>
              <w:pStyle w:val="TOC1"/>
              <w:widowControl/>
              <w:tabs>
                <w:tab w:val="right" w:pos="9078"/>
              </w:tabs>
              <w:ind w:left="0"/>
              <w:jc w:val="center"/>
              <w:rPr>
                <w:rFonts w:cs="Times New Roman"/>
                <w:b w:val="0"/>
                <w:bCs w:val="0"/>
              </w:rPr>
            </w:pPr>
            <w:r>
              <w:rPr>
                <w:rFonts w:cs="Times New Roman"/>
                <w:b w:val="0"/>
                <w:bCs w:val="0"/>
              </w:rPr>
              <w:t>9</w:t>
            </w:r>
          </w:p>
        </w:tc>
      </w:tr>
      <w:tr w:rsidR="0095300A" w:rsidRPr="00BA29DD" w14:paraId="43C3EE5C" w14:textId="77777777" w:rsidTr="00D64E9B">
        <w:trPr>
          <w:jc w:val="center"/>
        </w:trPr>
        <w:tc>
          <w:tcPr>
            <w:tcW w:w="888" w:type="dxa"/>
            <w:vAlign w:val="center"/>
          </w:tcPr>
          <w:p w14:paraId="16781E28" w14:textId="77777777" w:rsidR="0095300A" w:rsidRPr="00BA29DD" w:rsidRDefault="0095300A" w:rsidP="00D303DD">
            <w:pPr>
              <w:pStyle w:val="TOC1"/>
              <w:widowControl/>
              <w:numPr>
                <w:ilvl w:val="0"/>
                <w:numId w:val="1"/>
              </w:numPr>
              <w:tabs>
                <w:tab w:val="right" w:pos="9078"/>
              </w:tabs>
              <w:jc w:val="center"/>
              <w:rPr>
                <w:rFonts w:cs="Times New Roman"/>
                <w:b w:val="0"/>
                <w:bCs w:val="0"/>
              </w:rPr>
            </w:pPr>
          </w:p>
        </w:tc>
        <w:tc>
          <w:tcPr>
            <w:tcW w:w="6804" w:type="dxa"/>
            <w:vAlign w:val="center"/>
          </w:tcPr>
          <w:p w14:paraId="1929A725" w14:textId="77777777" w:rsidR="0095300A" w:rsidRPr="00BA29DD" w:rsidRDefault="0095300A" w:rsidP="00D64E9B">
            <w:pPr>
              <w:pStyle w:val="TOC1"/>
              <w:tabs>
                <w:tab w:val="right" w:pos="9078"/>
              </w:tabs>
              <w:ind w:left="0"/>
              <w:rPr>
                <w:rFonts w:cs="Times New Roman"/>
                <w:b w:val="0"/>
                <w:bCs w:val="0"/>
                <w:lang w:val="en-IN"/>
              </w:rPr>
            </w:pPr>
            <w:r w:rsidRPr="00BA29DD">
              <w:rPr>
                <w:rFonts w:cs="Times New Roman"/>
                <w:b w:val="0"/>
                <w:bCs w:val="0"/>
                <w:lang w:val="en-IN"/>
              </w:rPr>
              <w:t>Innovations and Business Model</w:t>
            </w:r>
          </w:p>
        </w:tc>
        <w:tc>
          <w:tcPr>
            <w:tcW w:w="1224" w:type="dxa"/>
            <w:vAlign w:val="center"/>
          </w:tcPr>
          <w:p w14:paraId="6DFDFC46" w14:textId="66231B65" w:rsidR="0095300A" w:rsidRPr="00BA29DD" w:rsidRDefault="0095300A" w:rsidP="00D303DD">
            <w:pPr>
              <w:pStyle w:val="TOC1"/>
              <w:widowControl/>
              <w:tabs>
                <w:tab w:val="right" w:pos="9078"/>
              </w:tabs>
              <w:ind w:left="0"/>
              <w:jc w:val="center"/>
              <w:rPr>
                <w:rFonts w:cs="Times New Roman"/>
                <w:b w:val="0"/>
                <w:bCs w:val="0"/>
              </w:rPr>
            </w:pPr>
            <w:r w:rsidRPr="00BA29DD">
              <w:rPr>
                <w:rFonts w:cs="Times New Roman"/>
                <w:b w:val="0"/>
                <w:bCs w:val="0"/>
              </w:rPr>
              <w:t>1</w:t>
            </w:r>
            <w:r w:rsidR="003248FE">
              <w:rPr>
                <w:rFonts w:cs="Times New Roman"/>
                <w:b w:val="0"/>
                <w:bCs w:val="0"/>
              </w:rPr>
              <w:t>1</w:t>
            </w:r>
          </w:p>
        </w:tc>
      </w:tr>
      <w:tr w:rsidR="0095300A" w:rsidRPr="00BA29DD" w14:paraId="1F1A6FD9" w14:textId="77777777" w:rsidTr="00D64E9B">
        <w:trPr>
          <w:jc w:val="center"/>
        </w:trPr>
        <w:tc>
          <w:tcPr>
            <w:tcW w:w="888" w:type="dxa"/>
            <w:vAlign w:val="center"/>
          </w:tcPr>
          <w:p w14:paraId="4E9C0CAC" w14:textId="77777777" w:rsidR="0095300A" w:rsidRPr="00BA29DD" w:rsidRDefault="0095300A" w:rsidP="00D303DD">
            <w:pPr>
              <w:pStyle w:val="TOC1"/>
              <w:widowControl/>
              <w:numPr>
                <w:ilvl w:val="0"/>
                <w:numId w:val="1"/>
              </w:numPr>
              <w:tabs>
                <w:tab w:val="right" w:pos="9078"/>
              </w:tabs>
              <w:jc w:val="center"/>
              <w:rPr>
                <w:rFonts w:cs="Times New Roman"/>
                <w:b w:val="0"/>
                <w:bCs w:val="0"/>
              </w:rPr>
            </w:pPr>
          </w:p>
        </w:tc>
        <w:tc>
          <w:tcPr>
            <w:tcW w:w="6804" w:type="dxa"/>
            <w:vAlign w:val="center"/>
          </w:tcPr>
          <w:p w14:paraId="539F06BD" w14:textId="77777777" w:rsidR="0095300A" w:rsidRPr="00BA29DD" w:rsidRDefault="0095300A" w:rsidP="00D64E9B">
            <w:pPr>
              <w:pStyle w:val="TOC1"/>
              <w:widowControl/>
              <w:tabs>
                <w:tab w:val="right" w:pos="9078"/>
              </w:tabs>
              <w:ind w:left="0"/>
              <w:rPr>
                <w:rFonts w:cs="Times New Roman"/>
                <w:b w:val="0"/>
                <w:bCs w:val="0"/>
              </w:rPr>
            </w:pPr>
            <w:r w:rsidRPr="00BA29DD">
              <w:rPr>
                <w:rFonts w:cs="Times New Roman"/>
                <w:b w:val="0"/>
                <w:bCs w:val="0"/>
                <w:lang w:val="en-IN"/>
              </w:rPr>
              <w:t>Achievements and Success</w:t>
            </w:r>
          </w:p>
        </w:tc>
        <w:tc>
          <w:tcPr>
            <w:tcW w:w="1224" w:type="dxa"/>
            <w:vAlign w:val="center"/>
          </w:tcPr>
          <w:p w14:paraId="16D25BDA" w14:textId="5BCCF790" w:rsidR="0095300A" w:rsidRPr="00BA29DD" w:rsidRDefault="0095300A" w:rsidP="00D303DD">
            <w:pPr>
              <w:pStyle w:val="TOC1"/>
              <w:widowControl/>
              <w:tabs>
                <w:tab w:val="right" w:pos="9078"/>
              </w:tabs>
              <w:ind w:left="0"/>
              <w:jc w:val="center"/>
              <w:rPr>
                <w:rFonts w:cs="Times New Roman"/>
                <w:b w:val="0"/>
                <w:bCs w:val="0"/>
              </w:rPr>
            </w:pPr>
            <w:r w:rsidRPr="00BA29DD">
              <w:rPr>
                <w:rFonts w:cs="Times New Roman"/>
                <w:b w:val="0"/>
                <w:bCs w:val="0"/>
              </w:rPr>
              <w:t>1</w:t>
            </w:r>
            <w:r w:rsidR="00DE766D">
              <w:rPr>
                <w:rFonts w:cs="Times New Roman"/>
                <w:b w:val="0"/>
                <w:bCs w:val="0"/>
              </w:rPr>
              <w:t>3</w:t>
            </w:r>
          </w:p>
        </w:tc>
      </w:tr>
      <w:tr w:rsidR="0095300A" w:rsidRPr="00BA29DD" w14:paraId="12C071E6" w14:textId="77777777" w:rsidTr="00D64E9B">
        <w:trPr>
          <w:jc w:val="center"/>
        </w:trPr>
        <w:tc>
          <w:tcPr>
            <w:tcW w:w="888" w:type="dxa"/>
            <w:vAlign w:val="center"/>
          </w:tcPr>
          <w:p w14:paraId="54418D68" w14:textId="77777777" w:rsidR="0095300A" w:rsidRPr="00BA29DD" w:rsidRDefault="0095300A" w:rsidP="00D303DD">
            <w:pPr>
              <w:pStyle w:val="TOC1"/>
              <w:widowControl/>
              <w:numPr>
                <w:ilvl w:val="0"/>
                <w:numId w:val="1"/>
              </w:numPr>
              <w:tabs>
                <w:tab w:val="right" w:pos="9078"/>
              </w:tabs>
              <w:jc w:val="center"/>
              <w:rPr>
                <w:rFonts w:cs="Times New Roman"/>
                <w:b w:val="0"/>
                <w:bCs w:val="0"/>
              </w:rPr>
            </w:pPr>
          </w:p>
        </w:tc>
        <w:tc>
          <w:tcPr>
            <w:tcW w:w="6804" w:type="dxa"/>
            <w:vAlign w:val="center"/>
          </w:tcPr>
          <w:p w14:paraId="71DAA3BF" w14:textId="77777777" w:rsidR="0095300A" w:rsidRPr="00BA29DD" w:rsidRDefault="0095300A" w:rsidP="00D64E9B">
            <w:pPr>
              <w:pStyle w:val="TOC1"/>
              <w:tabs>
                <w:tab w:val="right" w:pos="9078"/>
              </w:tabs>
              <w:ind w:left="0"/>
              <w:rPr>
                <w:rFonts w:cs="Times New Roman"/>
                <w:b w:val="0"/>
                <w:bCs w:val="0"/>
                <w:lang w:val="en-IN"/>
              </w:rPr>
            </w:pPr>
            <w:r w:rsidRPr="00BA29DD">
              <w:rPr>
                <w:rFonts w:cs="Times New Roman"/>
                <w:b w:val="0"/>
                <w:bCs w:val="0"/>
                <w:lang w:val="en-IN"/>
              </w:rPr>
              <w:t>Challenges Faced and Overcome</w:t>
            </w:r>
          </w:p>
        </w:tc>
        <w:tc>
          <w:tcPr>
            <w:tcW w:w="1224" w:type="dxa"/>
            <w:vAlign w:val="center"/>
          </w:tcPr>
          <w:p w14:paraId="6BC8D5D6" w14:textId="56CF1123" w:rsidR="0095300A" w:rsidRPr="00BA29DD" w:rsidRDefault="0095300A" w:rsidP="00D303DD">
            <w:pPr>
              <w:pStyle w:val="TOC1"/>
              <w:widowControl/>
              <w:tabs>
                <w:tab w:val="right" w:pos="9078"/>
              </w:tabs>
              <w:ind w:left="0"/>
              <w:jc w:val="center"/>
              <w:rPr>
                <w:rFonts w:cs="Times New Roman"/>
                <w:b w:val="0"/>
                <w:bCs w:val="0"/>
              </w:rPr>
            </w:pPr>
            <w:r w:rsidRPr="00BA29DD">
              <w:rPr>
                <w:rFonts w:cs="Times New Roman"/>
                <w:b w:val="0"/>
                <w:bCs w:val="0"/>
              </w:rPr>
              <w:t>1</w:t>
            </w:r>
            <w:r w:rsidR="00DE766D">
              <w:rPr>
                <w:rFonts w:cs="Times New Roman"/>
                <w:b w:val="0"/>
                <w:bCs w:val="0"/>
              </w:rPr>
              <w:t>5</w:t>
            </w:r>
          </w:p>
        </w:tc>
      </w:tr>
      <w:tr w:rsidR="0095300A" w:rsidRPr="00BA29DD" w14:paraId="0B720D4F" w14:textId="77777777" w:rsidTr="00D64E9B">
        <w:trPr>
          <w:jc w:val="center"/>
        </w:trPr>
        <w:tc>
          <w:tcPr>
            <w:tcW w:w="888" w:type="dxa"/>
            <w:vAlign w:val="center"/>
          </w:tcPr>
          <w:p w14:paraId="7BDE4178" w14:textId="77777777" w:rsidR="0095300A" w:rsidRPr="00BA29DD" w:rsidRDefault="0095300A" w:rsidP="00D303DD">
            <w:pPr>
              <w:pStyle w:val="TOC1"/>
              <w:widowControl/>
              <w:numPr>
                <w:ilvl w:val="0"/>
                <w:numId w:val="1"/>
              </w:numPr>
              <w:tabs>
                <w:tab w:val="right" w:pos="9078"/>
              </w:tabs>
              <w:jc w:val="center"/>
              <w:rPr>
                <w:rFonts w:cs="Times New Roman"/>
                <w:b w:val="0"/>
                <w:bCs w:val="0"/>
              </w:rPr>
            </w:pPr>
          </w:p>
        </w:tc>
        <w:tc>
          <w:tcPr>
            <w:tcW w:w="6804" w:type="dxa"/>
            <w:vAlign w:val="center"/>
          </w:tcPr>
          <w:p w14:paraId="18828C49" w14:textId="77777777" w:rsidR="0095300A" w:rsidRPr="00BA29DD" w:rsidRDefault="0095300A" w:rsidP="00D64E9B">
            <w:pPr>
              <w:pStyle w:val="TOC1"/>
              <w:widowControl/>
              <w:tabs>
                <w:tab w:val="right" w:pos="9078"/>
              </w:tabs>
              <w:ind w:left="0"/>
              <w:rPr>
                <w:rFonts w:cs="Times New Roman"/>
                <w:b w:val="0"/>
                <w:bCs w:val="0"/>
              </w:rPr>
            </w:pPr>
            <w:r w:rsidRPr="00BA29DD">
              <w:rPr>
                <w:rFonts w:cs="Times New Roman"/>
                <w:b w:val="0"/>
                <w:bCs w:val="0"/>
                <w:lang w:val="en-IN"/>
              </w:rPr>
              <w:t>Leadership and Management Style</w:t>
            </w:r>
          </w:p>
        </w:tc>
        <w:tc>
          <w:tcPr>
            <w:tcW w:w="1224" w:type="dxa"/>
            <w:vAlign w:val="center"/>
          </w:tcPr>
          <w:p w14:paraId="634C9160" w14:textId="08DB8B4F" w:rsidR="0095300A" w:rsidRPr="00BA29DD" w:rsidRDefault="00DE766D" w:rsidP="00D303DD">
            <w:pPr>
              <w:pStyle w:val="TOC1"/>
              <w:widowControl/>
              <w:tabs>
                <w:tab w:val="right" w:pos="9078"/>
              </w:tabs>
              <w:ind w:left="0"/>
              <w:jc w:val="center"/>
              <w:rPr>
                <w:rFonts w:cs="Times New Roman"/>
                <w:b w:val="0"/>
                <w:bCs w:val="0"/>
              </w:rPr>
            </w:pPr>
            <w:r>
              <w:rPr>
                <w:rFonts w:cs="Times New Roman"/>
                <w:b w:val="0"/>
                <w:bCs w:val="0"/>
              </w:rPr>
              <w:t>17</w:t>
            </w:r>
          </w:p>
        </w:tc>
      </w:tr>
      <w:tr w:rsidR="0095300A" w:rsidRPr="00BA29DD" w14:paraId="542C5A72" w14:textId="77777777" w:rsidTr="00D64E9B">
        <w:trPr>
          <w:jc w:val="center"/>
        </w:trPr>
        <w:tc>
          <w:tcPr>
            <w:tcW w:w="888" w:type="dxa"/>
            <w:vAlign w:val="center"/>
          </w:tcPr>
          <w:p w14:paraId="317545B9" w14:textId="77777777" w:rsidR="0095300A" w:rsidRPr="00BA29DD" w:rsidRDefault="0095300A" w:rsidP="00D303DD">
            <w:pPr>
              <w:pStyle w:val="TOC1"/>
              <w:widowControl/>
              <w:numPr>
                <w:ilvl w:val="0"/>
                <w:numId w:val="1"/>
              </w:numPr>
              <w:tabs>
                <w:tab w:val="right" w:pos="9078"/>
              </w:tabs>
              <w:jc w:val="center"/>
              <w:rPr>
                <w:rFonts w:cs="Times New Roman"/>
                <w:b w:val="0"/>
                <w:bCs w:val="0"/>
              </w:rPr>
            </w:pPr>
          </w:p>
        </w:tc>
        <w:tc>
          <w:tcPr>
            <w:tcW w:w="6804" w:type="dxa"/>
            <w:vAlign w:val="center"/>
          </w:tcPr>
          <w:p w14:paraId="7B00A29E" w14:textId="77777777" w:rsidR="0095300A" w:rsidRPr="00BA29DD" w:rsidRDefault="0095300A" w:rsidP="00D64E9B">
            <w:pPr>
              <w:pStyle w:val="TOC1"/>
              <w:widowControl/>
              <w:tabs>
                <w:tab w:val="right" w:pos="9078"/>
              </w:tabs>
              <w:ind w:left="0"/>
              <w:rPr>
                <w:rFonts w:cs="Times New Roman"/>
                <w:b w:val="0"/>
                <w:bCs w:val="0"/>
              </w:rPr>
            </w:pPr>
            <w:r w:rsidRPr="00BA29DD">
              <w:rPr>
                <w:rFonts w:cs="Times New Roman"/>
                <w:b w:val="0"/>
                <w:bCs w:val="0"/>
                <w:lang w:val="en-IN"/>
              </w:rPr>
              <w:t>Lessons for Aspiring Entrepreneurs</w:t>
            </w:r>
          </w:p>
        </w:tc>
        <w:tc>
          <w:tcPr>
            <w:tcW w:w="1224" w:type="dxa"/>
            <w:vAlign w:val="center"/>
          </w:tcPr>
          <w:p w14:paraId="626B947D" w14:textId="77777777" w:rsidR="0095300A" w:rsidRPr="00BA29DD" w:rsidRDefault="0095300A" w:rsidP="00D303DD">
            <w:pPr>
              <w:pStyle w:val="TOC1"/>
              <w:widowControl/>
              <w:tabs>
                <w:tab w:val="right" w:pos="9078"/>
              </w:tabs>
              <w:ind w:left="0"/>
              <w:jc w:val="center"/>
              <w:rPr>
                <w:rFonts w:cs="Times New Roman"/>
                <w:b w:val="0"/>
                <w:bCs w:val="0"/>
              </w:rPr>
            </w:pPr>
            <w:r w:rsidRPr="00BA29DD">
              <w:rPr>
                <w:rFonts w:cs="Times New Roman"/>
                <w:b w:val="0"/>
                <w:bCs w:val="0"/>
              </w:rPr>
              <w:t>22</w:t>
            </w:r>
          </w:p>
        </w:tc>
      </w:tr>
      <w:tr w:rsidR="0095300A" w:rsidRPr="00BA29DD" w14:paraId="627F61DA" w14:textId="77777777" w:rsidTr="00D64E9B">
        <w:trPr>
          <w:jc w:val="center"/>
        </w:trPr>
        <w:tc>
          <w:tcPr>
            <w:tcW w:w="888" w:type="dxa"/>
            <w:vAlign w:val="center"/>
          </w:tcPr>
          <w:p w14:paraId="4496BBDA" w14:textId="77777777" w:rsidR="0095300A" w:rsidRPr="00BA29DD" w:rsidRDefault="0095300A" w:rsidP="00D303DD">
            <w:pPr>
              <w:pStyle w:val="TOC1"/>
              <w:widowControl/>
              <w:numPr>
                <w:ilvl w:val="0"/>
                <w:numId w:val="1"/>
              </w:numPr>
              <w:tabs>
                <w:tab w:val="right" w:pos="9078"/>
              </w:tabs>
              <w:jc w:val="center"/>
              <w:rPr>
                <w:rFonts w:cs="Times New Roman"/>
                <w:b w:val="0"/>
                <w:bCs w:val="0"/>
              </w:rPr>
            </w:pPr>
          </w:p>
        </w:tc>
        <w:tc>
          <w:tcPr>
            <w:tcW w:w="6804" w:type="dxa"/>
            <w:vAlign w:val="center"/>
          </w:tcPr>
          <w:p w14:paraId="65B17E5F" w14:textId="77777777" w:rsidR="0095300A" w:rsidRPr="00BA29DD" w:rsidRDefault="0095300A" w:rsidP="00D64E9B">
            <w:pPr>
              <w:pStyle w:val="TOC1"/>
              <w:tabs>
                <w:tab w:val="right" w:pos="9078"/>
              </w:tabs>
              <w:ind w:left="0"/>
              <w:rPr>
                <w:rFonts w:cs="Times New Roman"/>
                <w:b w:val="0"/>
                <w:bCs w:val="0"/>
                <w:lang w:val="en-IN"/>
              </w:rPr>
            </w:pPr>
            <w:r w:rsidRPr="00BA29DD">
              <w:rPr>
                <w:rFonts w:cs="Times New Roman"/>
                <w:b w:val="0"/>
                <w:bCs w:val="0"/>
                <w:lang w:val="en-IN"/>
              </w:rPr>
              <w:t>Conclusion</w:t>
            </w:r>
          </w:p>
        </w:tc>
        <w:tc>
          <w:tcPr>
            <w:tcW w:w="1224" w:type="dxa"/>
            <w:vAlign w:val="center"/>
          </w:tcPr>
          <w:p w14:paraId="6549FD18" w14:textId="0C066E57" w:rsidR="0095300A" w:rsidRPr="00BA29DD" w:rsidRDefault="0095300A" w:rsidP="00D303DD">
            <w:pPr>
              <w:pStyle w:val="TOC1"/>
              <w:widowControl/>
              <w:tabs>
                <w:tab w:val="right" w:pos="9078"/>
              </w:tabs>
              <w:ind w:left="0"/>
              <w:jc w:val="center"/>
              <w:rPr>
                <w:rFonts w:cs="Times New Roman"/>
                <w:b w:val="0"/>
                <w:bCs w:val="0"/>
              </w:rPr>
            </w:pPr>
            <w:r w:rsidRPr="00BA29DD">
              <w:rPr>
                <w:rFonts w:cs="Times New Roman"/>
                <w:b w:val="0"/>
                <w:bCs w:val="0"/>
              </w:rPr>
              <w:t>2</w:t>
            </w:r>
            <w:r w:rsidR="00DE766D">
              <w:rPr>
                <w:rFonts w:cs="Times New Roman"/>
                <w:b w:val="0"/>
                <w:bCs w:val="0"/>
              </w:rPr>
              <w:t>3</w:t>
            </w:r>
          </w:p>
        </w:tc>
      </w:tr>
      <w:tr w:rsidR="0095300A" w:rsidRPr="00BA29DD" w14:paraId="164B4271" w14:textId="77777777" w:rsidTr="00D64E9B">
        <w:trPr>
          <w:jc w:val="center"/>
        </w:trPr>
        <w:tc>
          <w:tcPr>
            <w:tcW w:w="888" w:type="dxa"/>
            <w:vAlign w:val="center"/>
          </w:tcPr>
          <w:p w14:paraId="4BD9C3C2" w14:textId="77777777" w:rsidR="0095300A" w:rsidRPr="00BA29DD" w:rsidRDefault="0095300A" w:rsidP="00D303DD">
            <w:pPr>
              <w:pStyle w:val="TOC1"/>
              <w:widowControl/>
              <w:numPr>
                <w:ilvl w:val="0"/>
                <w:numId w:val="1"/>
              </w:numPr>
              <w:tabs>
                <w:tab w:val="right" w:pos="9078"/>
              </w:tabs>
              <w:jc w:val="center"/>
              <w:rPr>
                <w:rFonts w:cs="Times New Roman"/>
                <w:b w:val="0"/>
                <w:bCs w:val="0"/>
              </w:rPr>
            </w:pPr>
          </w:p>
        </w:tc>
        <w:tc>
          <w:tcPr>
            <w:tcW w:w="6804" w:type="dxa"/>
            <w:vAlign w:val="center"/>
          </w:tcPr>
          <w:p w14:paraId="7C37C1F7" w14:textId="77777777" w:rsidR="0095300A" w:rsidRPr="00BA29DD" w:rsidRDefault="0095300A" w:rsidP="00D64E9B">
            <w:pPr>
              <w:pStyle w:val="TOC1"/>
              <w:tabs>
                <w:tab w:val="right" w:pos="9078"/>
              </w:tabs>
              <w:ind w:left="0"/>
              <w:rPr>
                <w:rFonts w:cs="Times New Roman"/>
                <w:b w:val="0"/>
                <w:bCs w:val="0"/>
                <w:lang w:val="en-IN"/>
              </w:rPr>
            </w:pPr>
            <w:r w:rsidRPr="00BA29DD">
              <w:rPr>
                <w:rFonts w:cs="Times New Roman"/>
                <w:b w:val="0"/>
                <w:bCs w:val="0"/>
                <w:lang w:val="en-IN"/>
              </w:rPr>
              <w:t>References/Bibliography</w:t>
            </w:r>
          </w:p>
        </w:tc>
        <w:tc>
          <w:tcPr>
            <w:tcW w:w="1224" w:type="dxa"/>
            <w:vAlign w:val="center"/>
          </w:tcPr>
          <w:p w14:paraId="02190E6E" w14:textId="417F56DC" w:rsidR="0095300A" w:rsidRPr="00BA29DD" w:rsidRDefault="0095300A" w:rsidP="00D303DD">
            <w:pPr>
              <w:pStyle w:val="TOC1"/>
              <w:widowControl/>
              <w:tabs>
                <w:tab w:val="right" w:pos="9078"/>
              </w:tabs>
              <w:ind w:left="0"/>
              <w:jc w:val="center"/>
              <w:rPr>
                <w:rFonts w:cs="Times New Roman"/>
                <w:b w:val="0"/>
                <w:bCs w:val="0"/>
              </w:rPr>
            </w:pPr>
            <w:r w:rsidRPr="00BA29DD">
              <w:rPr>
                <w:rFonts w:cs="Times New Roman"/>
                <w:b w:val="0"/>
                <w:bCs w:val="0"/>
              </w:rPr>
              <w:t>2</w:t>
            </w:r>
            <w:r w:rsidR="00DE766D">
              <w:rPr>
                <w:rFonts w:cs="Times New Roman"/>
                <w:b w:val="0"/>
                <w:bCs w:val="0"/>
              </w:rPr>
              <w:t>4</w:t>
            </w:r>
          </w:p>
        </w:tc>
      </w:tr>
    </w:tbl>
    <w:p w14:paraId="73407E65" w14:textId="77777777" w:rsidR="00694E12" w:rsidRPr="00BA29DD" w:rsidRDefault="00694E12" w:rsidP="00694E12">
      <w:pPr>
        <w:pStyle w:val="TOC1"/>
        <w:widowControl/>
        <w:tabs>
          <w:tab w:val="right" w:pos="9078"/>
        </w:tabs>
        <w:ind w:left="0"/>
        <w:rPr>
          <w:rFonts w:cs="Times New Roman"/>
        </w:rPr>
      </w:pPr>
    </w:p>
    <w:p w14:paraId="58D1FA56" w14:textId="77777777" w:rsidR="00694E12" w:rsidRPr="00BA29DD" w:rsidRDefault="00694E12">
      <w:pPr>
        <w:jc w:val="both"/>
        <w:rPr>
          <w:rFonts w:ascii="Times New Roman" w:hAnsi="Times New Roman" w:cs="Times New Roman"/>
          <w:b/>
          <w:bCs/>
          <w:sz w:val="24"/>
          <w:szCs w:val="24"/>
          <w:lang w:bidi="mr-IN"/>
        </w:rPr>
      </w:pPr>
    </w:p>
    <w:p w14:paraId="2CC14D30" w14:textId="77777777" w:rsidR="0095300A" w:rsidRDefault="0095300A">
      <w:pPr>
        <w:jc w:val="both"/>
        <w:rPr>
          <w:rFonts w:ascii="Times New Roman" w:hAnsi="Times New Roman" w:cs="Times New Roman"/>
          <w:b/>
          <w:bCs/>
          <w:sz w:val="24"/>
          <w:szCs w:val="24"/>
          <w:lang w:bidi="mr-IN"/>
        </w:rPr>
      </w:pPr>
    </w:p>
    <w:p w14:paraId="10E1CB4A" w14:textId="77777777" w:rsidR="00BA29DD" w:rsidRDefault="00BA29DD">
      <w:pPr>
        <w:jc w:val="both"/>
        <w:rPr>
          <w:rFonts w:ascii="Times New Roman" w:hAnsi="Times New Roman" w:cs="Times New Roman"/>
          <w:b/>
          <w:bCs/>
          <w:sz w:val="24"/>
          <w:szCs w:val="24"/>
          <w:lang w:bidi="mr-IN"/>
        </w:rPr>
      </w:pPr>
    </w:p>
    <w:p w14:paraId="659D0C2D" w14:textId="77777777" w:rsidR="00BA29DD" w:rsidRDefault="00BA29DD">
      <w:pPr>
        <w:jc w:val="both"/>
        <w:rPr>
          <w:rFonts w:ascii="Times New Roman" w:hAnsi="Times New Roman" w:cs="Times New Roman"/>
          <w:b/>
          <w:bCs/>
          <w:sz w:val="24"/>
          <w:szCs w:val="24"/>
          <w:lang w:bidi="mr-IN"/>
        </w:rPr>
      </w:pPr>
    </w:p>
    <w:p w14:paraId="0A7C09A0" w14:textId="77777777" w:rsidR="00BA29DD" w:rsidRDefault="00BA29DD">
      <w:pPr>
        <w:jc w:val="both"/>
        <w:rPr>
          <w:rFonts w:ascii="Times New Roman" w:hAnsi="Times New Roman" w:cs="Times New Roman"/>
          <w:b/>
          <w:bCs/>
          <w:sz w:val="24"/>
          <w:szCs w:val="24"/>
          <w:lang w:bidi="mr-IN"/>
        </w:rPr>
      </w:pPr>
    </w:p>
    <w:p w14:paraId="5BA9FE24" w14:textId="77777777" w:rsidR="00BA29DD" w:rsidRDefault="00BA29DD" w:rsidP="00BA29DD">
      <w:pPr>
        <w:rPr>
          <w:rFonts w:ascii="Times New Roman" w:hAnsi="Times New Roman" w:cs="Times New Roman"/>
          <w:b/>
          <w:bCs/>
          <w:sz w:val="24"/>
          <w:szCs w:val="24"/>
          <w:lang w:bidi="mr-IN"/>
        </w:rPr>
      </w:pPr>
    </w:p>
    <w:p w14:paraId="572C86FE" w14:textId="42E19427" w:rsidR="009D2382" w:rsidRPr="00BA29DD" w:rsidRDefault="00BA29DD" w:rsidP="00BA29DD">
      <w:pPr>
        <w:jc w:val="center"/>
        <w:rPr>
          <w:rFonts w:ascii="Times New Roman" w:hAnsi="Times New Roman" w:cs="Times New Roman"/>
          <w:sz w:val="28"/>
          <w:szCs w:val="28"/>
        </w:rPr>
      </w:pPr>
      <w:r>
        <w:rPr>
          <w:rFonts w:ascii="Times New Roman" w:hAnsi="Times New Roman" w:cs="Times New Roman"/>
          <w:b/>
          <w:bCs/>
          <w:sz w:val="28"/>
          <w:szCs w:val="28"/>
          <w:lang w:bidi="mr-IN"/>
        </w:rPr>
        <w:lastRenderedPageBreak/>
        <w:t>1.</w:t>
      </w:r>
      <w:r w:rsidRPr="00BA29DD">
        <w:rPr>
          <w:rFonts w:ascii="Times New Roman" w:hAnsi="Times New Roman" w:cs="Times New Roman"/>
          <w:b/>
          <w:bCs/>
          <w:sz w:val="28"/>
          <w:szCs w:val="28"/>
          <w:lang w:bidi="mr-IN"/>
        </w:rPr>
        <w:t xml:space="preserve"> </w:t>
      </w:r>
      <w:r w:rsidR="00694E12" w:rsidRPr="00BA29DD">
        <w:rPr>
          <w:rFonts w:ascii="Times New Roman" w:hAnsi="Times New Roman" w:cs="Times New Roman"/>
          <w:b/>
          <w:bCs/>
          <w:sz w:val="28"/>
          <w:szCs w:val="28"/>
          <w:lang w:bidi="mr-IN"/>
        </w:rPr>
        <w:t>Introductio</w:t>
      </w:r>
      <w:r w:rsidRPr="00BA29DD">
        <w:rPr>
          <w:rFonts w:ascii="Times New Roman" w:hAnsi="Times New Roman" w:cs="Times New Roman"/>
          <w:b/>
          <w:bCs/>
          <w:sz w:val="28"/>
          <w:szCs w:val="28"/>
          <w:lang w:bidi="mr-IN"/>
        </w:rPr>
        <w:t>n</w:t>
      </w:r>
    </w:p>
    <w:p w14:paraId="2D911988" w14:textId="77777777" w:rsidR="00101A39" w:rsidRDefault="00101A39" w:rsidP="00BA29DD">
      <w:pPr>
        <w:spacing w:line="360" w:lineRule="auto"/>
        <w:jc w:val="both"/>
        <w:rPr>
          <w:rFonts w:ascii="Times New Roman" w:hAnsi="Times New Roman" w:cs="Times New Roman"/>
          <w:b/>
          <w:bCs/>
          <w:sz w:val="24"/>
          <w:szCs w:val="24"/>
        </w:rPr>
      </w:pPr>
      <w:r>
        <w:rPr>
          <w:noProof/>
        </w:rPr>
        <w:drawing>
          <wp:inline distT="0" distB="0" distL="0" distR="0" wp14:anchorId="39AD1526" wp14:editId="0EFF4847">
            <wp:extent cx="3238500" cy="3078480"/>
            <wp:effectExtent l="0" t="0" r="0" b="7620"/>
            <wp:docPr id="2016905778" name="Picture 6" descr="Image result for aman gupta business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result for aman gupta business lif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8500" cy="3078480"/>
                    </a:xfrm>
                    <a:prstGeom prst="rect">
                      <a:avLst/>
                    </a:prstGeom>
                    <a:noFill/>
                    <a:ln>
                      <a:noFill/>
                    </a:ln>
                  </pic:spPr>
                </pic:pic>
              </a:graphicData>
            </a:graphic>
          </wp:inline>
        </w:drawing>
      </w:r>
      <w:r w:rsidRPr="00101A39">
        <w:t xml:space="preserve"> </w:t>
      </w:r>
      <w:r>
        <w:rPr>
          <w:noProof/>
        </w:rPr>
        <w:drawing>
          <wp:inline distT="0" distB="0" distL="0" distR="0" wp14:anchorId="09A1D8AF" wp14:editId="567BA83B">
            <wp:extent cx="2263547" cy="3081020"/>
            <wp:effectExtent l="0" t="0" r="3810" b="5080"/>
            <wp:docPr id="1195569166" name="Picture 7" descr="Meet Aman Gupta - Founder of the Indian Brand Bo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eet Aman Gupta - Founder of the Indian Brand BoA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93562" cy="3121875"/>
                    </a:xfrm>
                    <a:prstGeom prst="rect">
                      <a:avLst/>
                    </a:prstGeom>
                    <a:noFill/>
                    <a:ln>
                      <a:noFill/>
                    </a:ln>
                  </pic:spPr>
                </pic:pic>
              </a:graphicData>
            </a:graphic>
          </wp:inline>
        </w:drawing>
      </w:r>
    </w:p>
    <w:p w14:paraId="7E25B01E" w14:textId="62FE524E" w:rsidR="007E7CCD" w:rsidRPr="00101A39" w:rsidRDefault="00BA29DD" w:rsidP="00101A39">
      <w:pPr>
        <w:spacing w:line="360" w:lineRule="auto"/>
        <w:jc w:val="both"/>
        <w:rPr>
          <w:rFonts w:ascii="Times New Roman" w:hAnsi="Times New Roman" w:cs="Times New Roman"/>
          <w:b/>
          <w:bCs/>
          <w:sz w:val="24"/>
          <w:szCs w:val="24"/>
        </w:rPr>
      </w:pPr>
      <w:r w:rsidRPr="00BA29DD">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4C44269" wp14:editId="41548851">
                <wp:simplePos x="0" y="0"/>
                <wp:positionH relativeFrom="column">
                  <wp:posOffset>2499360</wp:posOffset>
                </wp:positionH>
                <wp:positionV relativeFrom="paragraph">
                  <wp:posOffset>5715</wp:posOffset>
                </wp:positionV>
                <wp:extent cx="967740" cy="635"/>
                <wp:effectExtent l="0" t="0" r="3810" b="0"/>
                <wp:wrapSquare wrapText="bothSides"/>
                <wp:docPr id="2107463599" name="Text Box 1"/>
                <wp:cNvGraphicFramePr/>
                <a:graphic xmlns:a="http://schemas.openxmlformats.org/drawingml/2006/main">
                  <a:graphicData uri="http://schemas.microsoft.com/office/word/2010/wordprocessingShape">
                    <wps:wsp>
                      <wps:cNvSpPr txBox="1"/>
                      <wps:spPr>
                        <a:xfrm>
                          <a:off x="0" y="0"/>
                          <a:ext cx="967740" cy="635"/>
                        </a:xfrm>
                        <a:prstGeom prst="rect">
                          <a:avLst/>
                        </a:prstGeom>
                        <a:solidFill>
                          <a:prstClr val="white"/>
                        </a:solidFill>
                        <a:ln>
                          <a:noFill/>
                        </a:ln>
                      </wps:spPr>
                      <wps:txbx>
                        <w:txbxContent>
                          <w:p w14:paraId="4156C7CD" w14:textId="0D61AC7A" w:rsidR="00BA29DD" w:rsidRPr="009E6DE0" w:rsidRDefault="00BA29DD" w:rsidP="00BA29DD">
                            <w:pPr>
                              <w:pStyle w:val="Caption"/>
                              <w:jc w:val="center"/>
                              <w:rPr>
                                <w:noProof/>
                                <w:sz w:val="22"/>
                                <w:szCs w:val="22"/>
                              </w:rPr>
                            </w:pPr>
                            <w:r>
                              <w:t>Aman Gupta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4C44269" id="_x0000_t202" coordsize="21600,21600" o:spt="202" path="m,l,21600r21600,l21600,xe">
                <v:stroke joinstyle="miter"/>
                <v:path gradientshapeok="t" o:connecttype="rect"/>
              </v:shapetype>
              <v:shape id="Text Box 1" o:spid="_x0000_s1026" type="#_x0000_t202" style="position:absolute;left:0;text-align:left;margin-left:196.8pt;margin-top:.45pt;width:76.2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" stroked="f">
                <v:textbox style="mso-fit-shape-to-text:t" inset="0,0,0,0">
                  <w:txbxContent>
                    <w:p w14:paraId="4156C7CD" w14:textId="0D61AC7A" w:rsidR="00BA29DD" w:rsidRPr="009E6DE0" w:rsidRDefault="00BA29DD" w:rsidP="00BA29DD">
                      <w:pPr>
                        <w:pStyle w:val="Caption"/>
                        <w:jc w:val="center"/>
                        <w:rPr>
                          <w:noProof/>
                          <w:sz w:val="22"/>
                          <w:szCs w:val="22"/>
                        </w:rPr>
                      </w:pPr>
                      <w:r>
                        <w:t>Aman Gupta</w:t>
                      </w:r>
                    </w:p>
                  </w:txbxContent>
                </v:textbox>
                <w10:wrap type="square"/>
              </v:shape>
            </w:pict>
          </mc:Fallback>
        </mc:AlternateContent>
      </w:r>
    </w:p>
    <w:p w14:paraId="17232226" w14:textId="209B3AA6" w:rsidR="007E7CCD" w:rsidRPr="007E7CCD" w:rsidRDefault="007E7CCD" w:rsidP="009B4A01">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sidRPr="007E7CCD">
        <w:rPr>
          <w:rFonts w:ascii="Times New Roman" w:eastAsia="Times New Roman" w:hAnsi="Times New Roman" w:cs="Times New Roman"/>
          <w:b/>
          <w:bCs/>
          <w:kern w:val="0"/>
          <w:sz w:val="27"/>
          <w:szCs w:val="27"/>
          <w:lang w:eastAsia="en-IN"/>
          <w14:ligatures w14:val="none"/>
        </w:rPr>
        <w:t>Brief Introduction to the Entrepreneur</w:t>
      </w:r>
    </w:p>
    <w:p w14:paraId="39E1CF04" w14:textId="77777777" w:rsidR="007E7CCD" w:rsidRPr="007E7CCD" w:rsidRDefault="007E7CCD" w:rsidP="009B4A0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E7CCD">
        <w:rPr>
          <w:rFonts w:ascii="Times New Roman" w:eastAsia="Times New Roman" w:hAnsi="Times New Roman" w:cs="Times New Roman"/>
          <w:b/>
          <w:bCs/>
          <w:kern w:val="0"/>
          <w:sz w:val="24"/>
          <w:szCs w:val="24"/>
          <w:lang w:eastAsia="en-IN"/>
          <w14:ligatures w14:val="none"/>
        </w:rPr>
        <w:t>Aman Gupta</w:t>
      </w:r>
      <w:r w:rsidRPr="007E7CCD">
        <w:rPr>
          <w:rFonts w:ascii="Times New Roman" w:eastAsia="Times New Roman" w:hAnsi="Times New Roman" w:cs="Times New Roman"/>
          <w:kern w:val="0"/>
          <w:sz w:val="24"/>
          <w:szCs w:val="24"/>
          <w:lang w:eastAsia="en-IN"/>
          <w14:ligatures w14:val="none"/>
        </w:rPr>
        <w:t xml:space="preserve"> is a prominent figure in India’s entrepreneurial landscape and a name synonymous with innovation, youth branding, and D2C business strategy. Born in 1982 in Delhi, Aman Gupta is the co-founder and Chief Marketing Officer (CMO) of </w:t>
      </w:r>
      <w:r w:rsidRPr="007E7CCD">
        <w:rPr>
          <w:rFonts w:ascii="Times New Roman" w:eastAsia="Times New Roman" w:hAnsi="Times New Roman" w:cs="Times New Roman"/>
          <w:b/>
          <w:bCs/>
          <w:kern w:val="0"/>
          <w:sz w:val="24"/>
          <w:szCs w:val="24"/>
          <w:lang w:eastAsia="en-IN"/>
          <w14:ligatures w14:val="none"/>
        </w:rPr>
        <w:t>boAt Lifestyle</w:t>
      </w:r>
      <w:r w:rsidRPr="007E7CCD">
        <w:rPr>
          <w:rFonts w:ascii="Times New Roman" w:eastAsia="Times New Roman" w:hAnsi="Times New Roman" w:cs="Times New Roman"/>
          <w:kern w:val="0"/>
          <w:sz w:val="24"/>
          <w:szCs w:val="24"/>
          <w:lang w:eastAsia="en-IN"/>
          <w14:ligatures w14:val="none"/>
        </w:rPr>
        <w:t>, a homegrown consumer electronics brand that disrupted the Indian audio and wearables market. His journey from a Chartered Accountant to a global business leader is a testament to his versatility, risk-taking ability, and deep understanding of consumer behavior.</w:t>
      </w:r>
    </w:p>
    <w:p w14:paraId="26CFA3AC" w14:textId="77777777" w:rsidR="007E7CCD" w:rsidRPr="007E7CCD" w:rsidRDefault="007E7CCD" w:rsidP="009B4A0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E7CCD">
        <w:rPr>
          <w:rFonts w:ascii="Times New Roman" w:eastAsia="Times New Roman" w:hAnsi="Times New Roman" w:cs="Times New Roman"/>
          <w:kern w:val="0"/>
          <w:sz w:val="24"/>
          <w:szCs w:val="24"/>
          <w:lang w:eastAsia="en-IN"/>
          <w14:ligatures w14:val="none"/>
        </w:rPr>
        <w:t xml:space="preserve">Aman began his career with reputed firms like </w:t>
      </w:r>
      <w:r w:rsidRPr="007E7CCD">
        <w:rPr>
          <w:rFonts w:ascii="Times New Roman" w:eastAsia="Times New Roman" w:hAnsi="Times New Roman" w:cs="Times New Roman"/>
          <w:b/>
          <w:bCs/>
          <w:kern w:val="0"/>
          <w:sz w:val="24"/>
          <w:szCs w:val="24"/>
          <w:lang w:eastAsia="en-IN"/>
          <w14:ligatures w14:val="none"/>
        </w:rPr>
        <w:t>Citibank</w:t>
      </w:r>
      <w:r w:rsidRPr="007E7CCD">
        <w:rPr>
          <w:rFonts w:ascii="Times New Roman" w:eastAsia="Times New Roman" w:hAnsi="Times New Roman" w:cs="Times New Roman"/>
          <w:kern w:val="0"/>
          <w:sz w:val="24"/>
          <w:szCs w:val="24"/>
          <w:lang w:eastAsia="en-IN"/>
          <w14:ligatures w14:val="none"/>
        </w:rPr>
        <w:t xml:space="preserve"> and </w:t>
      </w:r>
      <w:r w:rsidRPr="007E7CCD">
        <w:rPr>
          <w:rFonts w:ascii="Times New Roman" w:eastAsia="Times New Roman" w:hAnsi="Times New Roman" w:cs="Times New Roman"/>
          <w:b/>
          <w:bCs/>
          <w:kern w:val="0"/>
          <w:sz w:val="24"/>
          <w:szCs w:val="24"/>
          <w:lang w:eastAsia="en-IN"/>
          <w14:ligatures w14:val="none"/>
        </w:rPr>
        <w:t>KPMG</w:t>
      </w:r>
      <w:r w:rsidRPr="007E7CCD">
        <w:rPr>
          <w:rFonts w:ascii="Times New Roman" w:eastAsia="Times New Roman" w:hAnsi="Times New Roman" w:cs="Times New Roman"/>
          <w:kern w:val="0"/>
          <w:sz w:val="24"/>
          <w:szCs w:val="24"/>
          <w:lang w:eastAsia="en-IN"/>
          <w14:ligatures w14:val="none"/>
        </w:rPr>
        <w:t xml:space="preserve">, where he gained financial and operational expertise. However, his passion for entrepreneurship led him to pursue further education from the </w:t>
      </w:r>
      <w:r w:rsidRPr="007E7CCD">
        <w:rPr>
          <w:rFonts w:ascii="Times New Roman" w:eastAsia="Times New Roman" w:hAnsi="Times New Roman" w:cs="Times New Roman"/>
          <w:b/>
          <w:bCs/>
          <w:kern w:val="0"/>
          <w:sz w:val="24"/>
          <w:szCs w:val="24"/>
          <w:lang w:eastAsia="en-IN"/>
          <w14:ligatures w14:val="none"/>
        </w:rPr>
        <w:t>Indian School of Business (ISB)</w:t>
      </w:r>
      <w:r w:rsidRPr="007E7CCD">
        <w:rPr>
          <w:rFonts w:ascii="Times New Roman" w:eastAsia="Times New Roman" w:hAnsi="Times New Roman" w:cs="Times New Roman"/>
          <w:kern w:val="0"/>
          <w:sz w:val="24"/>
          <w:szCs w:val="24"/>
          <w:lang w:eastAsia="en-IN"/>
          <w14:ligatures w14:val="none"/>
        </w:rPr>
        <w:t xml:space="preserve"> and </w:t>
      </w:r>
      <w:r w:rsidRPr="007E7CCD">
        <w:rPr>
          <w:rFonts w:ascii="Times New Roman" w:eastAsia="Times New Roman" w:hAnsi="Times New Roman" w:cs="Times New Roman"/>
          <w:b/>
          <w:bCs/>
          <w:kern w:val="0"/>
          <w:sz w:val="24"/>
          <w:szCs w:val="24"/>
          <w:lang w:eastAsia="en-IN"/>
          <w14:ligatures w14:val="none"/>
        </w:rPr>
        <w:t>Kellogg School of Management</w:t>
      </w:r>
      <w:r w:rsidRPr="007E7CCD">
        <w:rPr>
          <w:rFonts w:ascii="Times New Roman" w:eastAsia="Times New Roman" w:hAnsi="Times New Roman" w:cs="Times New Roman"/>
          <w:kern w:val="0"/>
          <w:sz w:val="24"/>
          <w:szCs w:val="24"/>
          <w:lang w:eastAsia="en-IN"/>
          <w14:ligatures w14:val="none"/>
        </w:rPr>
        <w:t>, equipping him with global business exposure and strategic thinking skills. With this foundation, he co-founded boAt in 2016, addressing the gap in the market for stylish, affordable, and durable audio accessories tailored for India’s youth.</w:t>
      </w:r>
    </w:p>
    <w:p w14:paraId="11F80297" w14:textId="0759F1BB" w:rsidR="007E7CCD" w:rsidRPr="007E7CCD" w:rsidRDefault="007E7CCD" w:rsidP="009B4A0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E7CCD">
        <w:rPr>
          <w:rFonts w:ascii="Times New Roman" w:eastAsia="Times New Roman" w:hAnsi="Times New Roman" w:cs="Times New Roman"/>
          <w:kern w:val="0"/>
          <w:sz w:val="24"/>
          <w:szCs w:val="24"/>
          <w:lang w:eastAsia="en-IN"/>
          <w14:ligatures w14:val="none"/>
        </w:rPr>
        <w:t xml:space="preserve">boAt rapidly scaled under his leadership, becoming one of India’s top electronics brands with a revenue of over ₹700 crore by FY2020 and recognition as one of the top five global wearable brands. Aman Gupta’s popularity soared even further when he appeared as an investor and mentor on the hit show </w:t>
      </w:r>
      <w:r w:rsidRPr="007E7CCD">
        <w:rPr>
          <w:rFonts w:ascii="Times New Roman" w:eastAsia="Times New Roman" w:hAnsi="Times New Roman" w:cs="Times New Roman"/>
          <w:b/>
          <w:bCs/>
          <w:kern w:val="0"/>
          <w:sz w:val="24"/>
          <w:szCs w:val="24"/>
          <w:lang w:eastAsia="en-IN"/>
          <w14:ligatures w14:val="none"/>
        </w:rPr>
        <w:t>Shark Tank India</w:t>
      </w:r>
      <w:r w:rsidRPr="007E7CCD">
        <w:rPr>
          <w:rFonts w:ascii="Times New Roman" w:eastAsia="Times New Roman" w:hAnsi="Times New Roman" w:cs="Times New Roman"/>
          <w:kern w:val="0"/>
          <w:sz w:val="24"/>
          <w:szCs w:val="24"/>
          <w:lang w:eastAsia="en-IN"/>
          <w14:ligatures w14:val="none"/>
        </w:rPr>
        <w:t>, where he gained admiration for his candid advice, entrepreneurial wisdom, and support for young Indian startups</w:t>
      </w:r>
      <w:r>
        <w:rPr>
          <w:rFonts w:ascii="Times New Roman" w:eastAsia="Times New Roman" w:hAnsi="Times New Roman" w:cs="Times New Roman"/>
          <w:kern w:val="0"/>
          <w:sz w:val="24"/>
          <w:szCs w:val="24"/>
          <w:lang w:eastAsia="en-IN"/>
          <w14:ligatures w14:val="none"/>
        </w:rPr>
        <w:t>.</w:t>
      </w:r>
    </w:p>
    <w:p w14:paraId="72881BF7" w14:textId="77777777" w:rsidR="007E7CCD" w:rsidRPr="007E7CCD" w:rsidRDefault="007E7CCD" w:rsidP="009B4A01">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sidRPr="007E7CCD">
        <w:rPr>
          <w:rFonts w:ascii="Times New Roman" w:eastAsia="Times New Roman" w:hAnsi="Times New Roman" w:cs="Times New Roman"/>
          <w:b/>
          <w:bCs/>
          <w:kern w:val="0"/>
          <w:sz w:val="27"/>
          <w:szCs w:val="27"/>
          <w:lang w:eastAsia="en-IN"/>
          <w14:ligatures w14:val="none"/>
        </w:rPr>
        <w:t>Importance of Studying Successful Entrepreneurs</w:t>
      </w:r>
    </w:p>
    <w:p w14:paraId="6AA5CD03" w14:textId="77777777" w:rsidR="007E7CCD" w:rsidRPr="007E7CCD" w:rsidRDefault="007E7CCD" w:rsidP="009B4A0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E7CCD">
        <w:rPr>
          <w:rFonts w:ascii="Times New Roman" w:eastAsia="Times New Roman" w:hAnsi="Times New Roman" w:cs="Times New Roman"/>
          <w:kern w:val="0"/>
          <w:sz w:val="24"/>
          <w:szCs w:val="24"/>
          <w:lang w:eastAsia="en-IN"/>
          <w14:ligatures w14:val="none"/>
        </w:rPr>
        <w:t xml:space="preserve">In today’s dynamic global economy, studying successful entrepreneurs like Aman Gupta provides more than just inspiration—it offers practical knowledge, strategic insights, and real-world examples of problem-solving and innovation. Entrepreneurs are often the driving force </w:t>
      </w:r>
      <w:r w:rsidRPr="007E7CCD">
        <w:rPr>
          <w:rFonts w:ascii="Times New Roman" w:eastAsia="Times New Roman" w:hAnsi="Times New Roman" w:cs="Times New Roman"/>
          <w:kern w:val="0"/>
          <w:sz w:val="24"/>
          <w:szCs w:val="24"/>
          <w:lang w:eastAsia="en-IN"/>
          <w14:ligatures w14:val="none"/>
        </w:rPr>
        <w:lastRenderedPageBreak/>
        <w:t>behind economic development, job creation, and technological advancement. By understanding how they identify opportunities, assess risks, build teams, and navigate market challenges, we can better prepare the next generation of business leaders and innovators.</w:t>
      </w:r>
    </w:p>
    <w:p w14:paraId="75B6D6B6" w14:textId="77777777" w:rsidR="007E7CCD" w:rsidRPr="007E7CCD" w:rsidRDefault="007E7CCD" w:rsidP="009B4A0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E7CCD">
        <w:rPr>
          <w:rFonts w:ascii="Times New Roman" w:eastAsia="Times New Roman" w:hAnsi="Times New Roman" w:cs="Times New Roman"/>
          <w:kern w:val="0"/>
          <w:sz w:val="24"/>
          <w:szCs w:val="24"/>
          <w:lang w:eastAsia="en-IN"/>
          <w14:ligatures w14:val="none"/>
        </w:rPr>
        <w:t>Aman Gupta’s success story is particularly relevant to modern Indian entrepreneurs because he represents a new wave of founders who blend global education with local understanding. His approach—combining data-driven decisions, youth-oriented branding, and lean D2C operations—demonstrates how one can build a globally competitive brand without massive resources. His journey showcases the power of persistence, customer-first thinking, and adaptability.</w:t>
      </w:r>
    </w:p>
    <w:p w14:paraId="02A55267" w14:textId="763A39F8" w:rsidR="007E7CCD" w:rsidRPr="007E7CCD" w:rsidRDefault="007E7CCD" w:rsidP="009B4A0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E7CCD">
        <w:rPr>
          <w:rFonts w:ascii="Times New Roman" w:eastAsia="Times New Roman" w:hAnsi="Times New Roman" w:cs="Times New Roman"/>
          <w:kern w:val="0"/>
          <w:sz w:val="24"/>
          <w:szCs w:val="24"/>
          <w:lang w:eastAsia="en-IN"/>
          <w14:ligatures w14:val="none"/>
        </w:rPr>
        <w:t xml:space="preserve">Studying such stories not only helps in developing entrepreneurial mindsets but also reinforces the belief that innovation and success are achievable with the right mix of vision, planning, and execution. Moreover, stories like Aman’s reflect the broader rise of the </w:t>
      </w:r>
      <w:r w:rsidRPr="007E7CCD">
        <w:rPr>
          <w:rFonts w:ascii="Times New Roman" w:eastAsia="Times New Roman" w:hAnsi="Times New Roman" w:cs="Times New Roman"/>
          <w:b/>
          <w:bCs/>
          <w:kern w:val="0"/>
          <w:sz w:val="24"/>
          <w:szCs w:val="24"/>
          <w:lang w:eastAsia="en-IN"/>
          <w14:ligatures w14:val="none"/>
        </w:rPr>
        <w:t>“Make in India”</w:t>
      </w:r>
      <w:r w:rsidRPr="007E7CCD">
        <w:rPr>
          <w:rFonts w:ascii="Times New Roman" w:eastAsia="Times New Roman" w:hAnsi="Times New Roman" w:cs="Times New Roman"/>
          <w:kern w:val="0"/>
          <w:sz w:val="24"/>
          <w:szCs w:val="24"/>
          <w:lang w:eastAsia="en-IN"/>
          <w14:ligatures w14:val="none"/>
        </w:rPr>
        <w:t xml:space="preserve"> movement and India’s shift toward self-reliance in consumer technology.</w:t>
      </w:r>
    </w:p>
    <w:p w14:paraId="1B56F66A" w14:textId="77777777" w:rsidR="007E7CCD" w:rsidRPr="007E7CCD" w:rsidRDefault="007E7CCD" w:rsidP="009B4A01">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sidRPr="007E7CCD">
        <w:rPr>
          <w:rFonts w:ascii="Times New Roman" w:eastAsia="Times New Roman" w:hAnsi="Times New Roman" w:cs="Times New Roman"/>
          <w:b/>
          <w:bCs/>
          <w:kern w:val="0"/>
          <w:sz w:val="27"/>
          <w:szCs w:val="27"/>
          <w:lang w:eastAsia="en-IN"/>
          <w14:ligatures w14:val="none"/>
        </w:rPr>
        <w:t>Objective of the Report</w:t>
      </w:r>
    </w:p>
    <w:p w14:paraId="7238056F" w14:textId="77777777" w:rsidR="007E7CCD" w:rsidRPr="007E7CCD" w:rsidRDefault="007E7CCD" w:rsidP="009B4A0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E7CCD">
        <w:rPr>
          <w:rFonts w:ascii="Times New Roman" w:eastAsia="Times New Roman" w:hAnsi="Times New Roman" w:cs="Times New Roman"/>
          <w:kern w:val="0"/>
          <w:sz w:val="24"/>
          <w:szCs w:val="24"/>
          <w:lang w:eastAsia="en-IN"/>
          <w14:ligatures w14:val="none"/>
        </w:rPr>
        <w:t xml:space="preserve">The primary objective of this report is to present a comprehensive success story analysis of </w:t>
      </w:r>
      <w:r w:rsidRPr="007E7CCD">
        <w:rPr>
          <w:rFonts w:ascii="Times New Roman" w:eastAsia="Times New Roman" w:hAnsi="Times New Roman" w:cs="Times New Roman"/>
          <w:b/>
          <w:bCs/>
          <w:kern w:val="0"/>
          <w:sz w:val="24"/>
          <w:szCs w:val="24"/>
          <w:lang w:eastAsia="en-IN"/>
          <w14:ligatures w14:val="none"/>
        </w:rPr>
        <w:t>Aman Gupta</w:t>
      </w:r>
      <w:r w:rsidRPr="007E7CCD">
        <w:rPr>
          <w:rFonts w:ascii="Times New Roman" w:eastAsia="Times New Roman" w:hAnsi="Times New Roman" w:cs="Times New Roman"/>
          <w:kern w:val="0"/>
          <w:sz w:val="24"/>
          <w:szCs w:val="24"/>
          <w:lang w:eastAsia="en-IN"/>
          <w14:ligatures w14:val="none"/>
        </w:rPr>
        <w:t>, with a focus on understanding the key elements that contributed to his entrepreneurial achievements. By examining his background, professional experiences, and the strategic decisions that led to the creation and rapid growth of boAt Lifestyle, the report seeks to identify the core factors behind his success.</w:t>
      </w:r>
    </w:p>
    <w:p w14:paraId="6A357014" w14:textId="77777777" w:rsidR="007E7CCD" w:rsidRPr="007E7CCD" w:rsidRDefault="007E7CCD" w:rsidP="009B4A0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E7CCD">
        <w:rPr>
          <w:rFonts w:ascii="Times New Roman" w:eastAsia="Times New Roman" w:hAnsi="Times New Roman" w:cs="Times New Roman"/>
          <w:kern w:val="0"/>
          <w:sz w:val="24"/>
          <w:szCs w:val="24"/>
          <w:lang w:eastAsia="en-IN"/>
          <w14:ligatures w14:val="none"/>
        </w:rPr>
        <w:t>This report aims to:</w:t>
      </w:r>
    </w:p>
    <w:p w14:paraId="1F1999BE" w14:textId="77777777" w:rsidR="007E7CCD" w:rsidRPr="007E7CCD" w:rsidRDefault="007E7CCD" w:rsidP="009B4A01">
      <w:pPr>
        <w:numPr>
          <w:ilvl w:val="0"/>
          <w:numId w:val="1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E7CCD">
        <w:rPr>
          <w:rFonts w:ascii="Times New Roman" w:eastAsia="Times New Roman" w:hAnsi="Times New Roman" w:cs="Times New Roman"/>
          <w:kern w:val="0"/>
          <w:sz w:val="24"/>
          <w:szCs w:val="24"/>
          <w:lang w:eastAsia="en-IN"/>
          <w14:ligatures w14:val="none"/>
        </w:rPr>
        <w:t xml:space="preserve">Explore Aman Gupta’s </w:t>
      </w:r>
      <w:r w:rsidRPr="007E7CCD">
        <w:rPr>
          <w:rFonts w:ascii="Times New Roman" w:eastAsia="Times New Roman" w:hAnsi="Times New Roman" w:cs="Times New Roman"/>
          <w:b/>
          <w:bCs/>
          <w:kern w:val="0"/>
          <w:sz w:val="24"/>
          <w:szCs w:val="24"/>
          <w:lang w:eastAsia="en-IN"/>
          <w14:ligatures w14:val="none"/>
        </w:rPr>
        <w:t>educational and professional background</w:t>
      </w:r>
      <w:r w:rsidRPr="007E7CCD">
        <w:rPr>
          <w:rFonts w:ascii="Times New Roman" w:eastAsia="Times New Roman" w:hAnsi="Times New Roman" w:cs="Times New Roman"/>
          <w:kern w:val="0"/>
          <w:sz w:val="24"/>
          <w:szCs w:val="24"/>
          <w:lang w:eastAsia="en-IN"/>
          <w14:ligatures w14:val="none"/>
        </w:rPr>
        <w:t xml:space="preserve"> and how it prepared him for entrepreneurship.</w:t>
      </w:r>
    </w:p>
    <w:p w14:paraId="342BC5C5" w14:textId="77777777" w:rsidR="007E7CCD" w:rsidRPr="007E7CCD" w:rsidRDefault="007E7CCD" w:rsidP="009B4A01">
      <w:pPr>
        <w:numPr>
          <w:ilvl w:val="0"/>
          <w:numId w:val="1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E7CCD">
        <w:rPr>
          <w:rFonts w:ascii="Times New Roman" w:eastAsia="Times New Roman" w:hAnsi="Times New Roman" w:cs="Times New Roman"/>
          <w:kern w:val="0"/>
          <w:sz w:val="24"/>
          <w:szCs w:val="24"/>
          <w:lang w:eastAsia="en-IN"/>
          <w14:ligatures w14:val="none"/>
        </w:rPr>
        <w:t xml:space="preserve">Analyze the </w:t>
      </w:r>
      <w:r w:rsidRPr="007E7CCD">
        <w:rPr>
          <w:rFonts w:ascii="Times New Roman" w:eastAsia="Times New Roman" w:hAnsi="Times New Roman" w:cs="Times New Roman"/>
          <w:b/>
          <w:bCs/>
          <w:kern w:val="0"/>
          <w:sz w:val="24"/>
          <w:szCs w:val="24"/>
          <w:lang w:eastAsia="en-IN"/>
          <w14:ligatures w14:val="none"/>
        </w:rPr>
        <w:t>business model</w:t>
      </w:r>
      <w:r w:rsidRPr="007E7CCD">
        <w:rPr>
          <w:rFonts w:ascii="Times New Roman" w:eastAsia="Times New Roman" w:hAnsi="Times New Roman" w:cs="Times New Roman"/>
          <w:kern w:val="0"/>
          <w:sz w:val="24"/>
          <w:szCs w:val="24"/>
          <w:lang w:eastAsia="en-IN"/>
          <w14:ligatures w14:val="none"/>
        </w:rPr>
        <w:t xml:space="preserve"> and </w:t>
      </w:r>
      <w:r w:rsidRPr="007E7CCD">
        <w:rPr>
          <w:rFonts w:ascii="Times New Roman" w:eastAsia="Times New Roman" w:hAnsi="Times New Roman" w:cs="Times New Roman"/>
          <w:b/>
          <w:bCs/>
          <w:kern w:val="0"/>
          <w:sz w:val="24"/>
          <w:szCs w:val="24"/>
          <w:lang w:eastAsia="en-IN"/>
          <w14:ligatures w14:val="none"/>
        </w:rPr>
        <w:t>innovations</w:t>
      </w:r>
      <w:r w:rsidRPr="007E7CCD">
        <w:rPr>
          <w:rFonts w:ascii="Times New Roman" w:eastAsia="Times New Roman" w:hAnsi="Times New Roman" w:cs="Times New Roman"/>
          <w:kern w:val="0"/>
          <w:sz w:val="24"/>
          <w:szCs w:val="24"/>
          <w:lang w:eastAsia="en-IN"/>
          <w14:ligatures w14:val="none"/>
        </w:rPr>
        <w:t xml:space="preserve"> introduced by boAt under his leadership.</w:t>
      </w:r>
    </w:p>
    <w:p w14:paraId="0E4EF5CE" w14:textId="77777777" w:rsidR="007E7CCD" w:rsidRPr="007E7CCD" w:rsidRDefault="007E7CCD" w:rsidP="009B4A01">
      <w:pPr>
        <w:numPr>
          <w:ilvl w:val="0"/>
          <w:numId w:val="1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E7CCD">
        <w:rPr>
          <w:rFonts w:ascii="Times New Roman" w:eastAsia="Times New Roman" w:hAnsi="Times New Roman" w:cs="Times New Roman"/>
          <w:kern w:val="0"/>
          <w:sz w:val="24"/>
          <w:szCs w:val="24"/>
          <w:lang w:eastAsia="en-IN"/>
          <w14:ligatures w14:val="none"/>
        </w:rPr>
        <w:t xml:space="preserve">Highlight the </w:t>
      </w:r>
      <w:r w:rsidRPr="007E7CCD">
        <w:rPr>
          <w:rFonts w:ascii="Times New Roman" w:eastAsia="Times New Roman" w:hAnsi="Times New Roman" w:cs="Times New Roman"/>
          <w:b/>
          <w:bCs/>
          <w:kern w:val="0"/>
          <w:sz w:val="24"/>
          <w:szCs w:val="24"/>
          <w:lang w:eastAsia="en-IN"/>
          <w14:ligatures w14:val="none"/>
        </w:rPr>
        <w:t>challenges</w:t>
      </w:r>
      <w:r w:rsidRPr="007E7CCD">
        <w:rPr>
          <w:rFonts w:ascii="Times New Roman" w:eastAsia="Times New Roman" w:hAnsi="Times New Roman" w:cs="Times New Roman"/>
          <w:kern w:val="0"/>
          <w:sz w:val="24"/>
          <w:szCs w:val="24"/>
          <w:lang w:eastAsia="en-IN"/>
          <w14:ligatures w14:val="none"/>
        </w:rPr>
        <w:t xml:space="preserve"> he encountered and the strategies he used to overcome them.</w:t>
      </w:r>
    </w:p>
    <w:p w14:paraId="06388E25" w14:textId="77777777" w:rsidR="007E7CCD" w:rsidRPr="007E7CCD" w:rsidRDefault="007E7CCD" w:rsidP="009B4A01">
      <w:pPr>
        <w:numPr>
          <w:ilvl w:val="0"/>
          <w:numId w:val="1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E7CCD">
        <w:rPr>
          <w:rFonts w:ascii="Times New Roman" w:eastAsia="Times New Roman" w:hAnsi="Times New Roman" w:cs="Times New Roman"/>
          <w:kern w:val="0"/>
          <w:sz w:val="24"/>
          <w:szCs w:val="24"/>
          <w:lang w:eastAsia="en-IN"/>
          <w14:ligatures w14:val="none"/>
        </w:rPr>
        <w:t xml:space="preserve">Understand his </w:t>
      </w:r>
      <w:r w:rsidRPr="007E7CCD">
        <w:rPr>
          <w:rFonts w:ascii="Times New Roman" w:eastAsia="Times New Roman" w:hAnsi="Times New Roman" w:cs="Times New Roman"/>
          <w:b/>
          <w:bCs/>
          <w:kern w:val="0"/>
          <w:sz w:val="24"/>
          <w:szCs w:val="24"/>
          <w:lang w:eastAsia="en-IN"/>
          <w14:ligatures w14:val="none"/>
        </w:rPr>
        <w:t>leadership and management style</w:t>
      </w:r>
      <w:r w:rsidRPr="007E7CCD">
        <w:rPr>
          <w:rFonts w:ascii="Times New Roman" w:eastAsia="Times New Roman" w:hAnsi="Times New Roman" w:cs="Times New Roman"/>
          <w:kern w:val="0"/>
          <w:sz w:val="24"/>
          <w:szCs w:val="24"/>
          <w:lang w:eastAsia="en-IN"/>
          <w14:ligatures w14:val="none"/>
        </w:rPr>
        <w:t>, especially in a highly competitive market.</w:t>
      </w:r>
    </w:p>
    <w:p w14:paraId="42B1DEA8" w14:textId="77777777" w:rsidR="007E7CCD" w:rsidRPr="007E7CCD" w:rsidRDefault="007E7CCD" w:rsidP="009B4A01">
      <w:pPr>
        <w:numPr>
          <w:ilvl w:val="0"/>
          <w:numId w:val="1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E7CCD">
        <w:rPr>
          <w:rFonts w:ascii="Times New Roman" w:eastAsia="Times New Roman" w:hAnsi="Times New Roman" w:cs="Times New Roman"/>
          <w:kern w:val="0"/>
          <w:sz w:val="24"/>
          <w:szCs w:val="24"/>
          <w:lang w:eastAsia="en-IN"/>
          <w14:ligatures w14:val="none"/>
        </w:rPr>
        <w:t xml:space="preserve">Assess his </w:t>
      </w:r>
      <w:r w:rsidRPr="007E7CCD">
        <w:rPr>
          <w:rFonts w:ascii="Times New Roman" w:eastAsia="Times New Roman" w:hAnsi="Times New Roman" w:cs="Times New Roman"/>
          <w:b/>
          <w:bCs/>
          <w:kern w:val="0"/>
          <w:sz w:val="24"/>
          <w:szCs w:val="24"/>
          <w:lang w:eastAsia="en-IN"/>
          <w14:ligatures w14:val="none"/>
        </w:rPr>
        <w:t>impact as a mentor and investor</w:t>
      </w:r>
      <w:r w:rsidRPr="007E7CCD">
        <w:rPr>
          <w:rFonts w:ascii="Times New Roman" w:eastAsia="Times New Roman" w:hAnsi="Times New Roman" w:cs="Times New Roman"/>
          <w:kern w:val="0"/>
          <w:sz w:val="24"/>
          <w:szCs w:val="24"/>
          <w:lang w:eastAsia="en-IN"/>
          <w14:ligatures w14:val="none"/>
        </w:rPr>
        <w:t xml:space="preserve"> through platforms like Shark Tank India.</w:t>
      </w:r>
    </w:p>
    <w:p w14:paraId="3CB7BC3B" w14:textId="77777777" w:rsidR="007E7CCD" w:rsidRPr="007E7CCD" w:rsidRDefault="007E7CCD" w:rsidP="009B4A01">
      <w:pPr>
        <w:numPr>
          <w:ilvl w:val="0"/>
          <w:numId w:val="1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E7CCD">
        <w:rPr>
          <w:rFonts w:ascii="Times New Roman" w:eastAsia="Times New Roman" w:hAnsi="Times New Roman" w:cs="Times New Roman"/>
          <w:kern w:val="0"/>
          <w:sz w:val="24"/>
          <w:szCs w:val="24"/>
          <w:lang w:eastAsia="en-IN"/>
          <w14:ligatures w14:val="none"/>
        </w:rPr>
        <w:t xml:space="preserve">Derive </w:t>
      </w:r>
      <w:r w:rsidRPr="007E7CCD">
        <w:rPr>
          <w:rFonts w:ascii="Times New Roman" w:eastAsia="Times New Roman" w:hAnsi="Times New Roman" w:cs="Times New Roman"/>
          <w:b/>
          <w:bCs/>
          <w:kern w:val="0"/>
          <w:sz w:val="24"/>
          <w:szCs w:val="24"/>
          <w:lang w:eastAsia="en-IN"/>
          <w14:ligatures w14:val="none"/>
        </w:rPr>
        <w:t>practical lessons</w:t>
      </w:r>
      <w:r w:rsidRPr="007E7CCD">
        <w:rPr>
          <w:rFonts w:ascii="Times New Roman" w:eastAsia="Times New Roman" w:hAnsi="Times New Roman" w:cs="Times New Roman"/>
          <w:kern w:val="0"/>
          <w:sz w:val="24"/>
          <w:szCs w:val="24"/>
          <w:lang w:eastAsia="en-IN"/>
          <w14:ligatures w14:val="none"/>
        </w:rPr>
        <w:t xml:space="preserve"> for students, budding entrepreneurs, and business professionals based on his journey.</w:t>
      </w:r>
    </w:p>
    <w:p w14:paraId="6FBCFE2B" w14:textId="77777777" w:rsidR="007E7CCD" w:rsidRPr="007E7CCD" w:rsidRDefault="007E7CCD" w:rsidP="009B4A0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E7CCD">
        <w:rPr>
          <w:rFonts w:ascii="Times New Roman" w:eastAsia="Times New Roman" w:hAnsi="Times New Roman" w:cs="Times New Roman"/>
          <w:kern w:val="0"/>
          <w:sz w:val="24"/>
          <w:szCs w:val="24"/>
          <w:lang w:eastAsia="en-IN"/>
          <w14:ligatures w14:val="none"/>
        </w:rPr>
        <w:t>Through this report, readers will gain insights into how a determined individual can build a homegrown brand into a national and global success, reshaping India’s tech and lifestyle market while inspiring a new generation of entrepreneurs.</w:t>
      </w:r>
    </w:p>
    <w:p w14:paraId="50557E42" w14:textId="77777777" w:rsidR="001B09F9" w:rsidRPr="00BA29DD" w:rsidRDefault="001B09F9" w:rsidP="009B4A01">
      <w:pPr>
        <w:jc w:val="both"/>
        <w:rPr>
          <w:rFonts w:ascii="Times New Roman" w:hAnsi="Times New Roman" w:cs="Times New Roman"/>
          <w:sz w:val="24"/>
          <w:szCs w:val="24"/>
        </w:rPr>
      </w:pPr>
    </w:p>
    <w:p w14:paraId="638C11F6" w14:textId="31EF91F9" w:rsidR="009B4A01" w:rsidRPr="009B4A01" w:rsidRDefault="009B4A01" w:rsidP="009B4A01">
      <w:pPr>
        <w:spacing w:after="0" w:line="240" w:lineRule="auto"/>
        <w:jc w:val="both"/>
        <w:rPr>
          <w:rFonts w:ascii="Times New Roman" w:eastAsia="Times New Roman" w:hAnsi="Times New Roman" w:cs="Times New Roman"/>
          <w:kern w:val="0"/>
          <w:sz w:val="24"/>
          <w:szCs w:val="24"/>
          <w:lang w:eastAsia="en-IN"/>
          <w14:ligatures w14:val="none"/>
        </w:rPr>
      </w:pPr>
    </w:p>
    <w:p w14:paraId="515B55F7" w14:textId="77777777" w:rsidR="009B4A01" w:rsidRDefault="009B4A01" w:rsidP="009B4A01">
      <w:pPr>
        <w:spacing w:before="100" w:beforeAutospacing="1" w:after="100" w:afterAutospacing="1" w:line="240" w:lineRule="auto"/>
        <w:jc w:val="both"/>
        <w:outlineLvl w:val="2"/>
        <w:rPr>
          <w:rFonts w:ascii="Times New Roman" w:eastAsia="Times New Roman" w:hAnsi="Times New Roman" w:cs="Times New Roman"/>
          <w:b/>
          <w:bCs/>
          <w:kern w:val="0"/>
          <w:sz w:val="28"/>
          <w:szCs w:val="28"/>
          <w:lang w:eastAsia="en-IN"/>
          <w14:ligatures w14:val="none"/>
        </w:rPr>
      </w:pPr>
    </w:p>
    <w:p w14:paraId="1B8D83D6" w14:textId="77777777" w:rsidR="009B4A01" w:rsidRDefault="009B4A01" w:rsidP="009B4A01">
      <w:pPr>
        <w:spacing w:before="100" w:beforeAutospacing="1" w:after="100" w:afterAutospacing="1" w:line="240" w:lineRule="auto"/>
        <w:jc w:val="both"/>
        <w:outlineLvl w:val="2"/>
        <w:rPr>
          <w:rFonts w:ascii="Times New Roman" w:eastAsia="Times New Roman" w:hAnsi="Times New Roman" w:cs="Times New Roman"/>
          <w:b/>
          <w:bCs/>
          <w:kern w:val="0"/>
          <w:sz w:val="28"/>
          <w:szCs w:val="28"/>
          <w:lang w:eastAsia="en-IN"/>
          <w14:ligatures w14:val="none"/>
        </w:rPr>
      </w:pPr>
    </w:p>
    <w:p w14:paraId="31C444CF" w14:textId="77777777" w:rsidR="00101A39" w:rsidRDefault="00101A39" w:rsidP="009B4A01">
      <w:pPr>
        <w:spacing w:before="100" w:beforeAutospacing="1" w:after="100" w:afterAutospacing="1" w:line="240" w:lineRule="auto"/>
        <w:jc w:val="both"/>
        <w:outlineLvl w:val="2"/>
        <w:rPr>
          <w:rFonts w:ascii="Times New Roman" w:eastAsia="Times New Roman" w:hAnsi="Times New Roman" w:cs="Times New Roman"/>
          <w:b/>
          <w:bCs/>
          <w:kern w:val="0"/>
          <w:sz w:val="28"/>
          <w:szCs w:val="28"/>
          <w:lang w:eastAsia="en-IN"/>
          <w14:ligatures w14:val="none"/>
        </w:rPr>
      </w:pPr>
    </w:p>
    <w:p w14:paraId="6CF2994A" w14:textId="37FDB820" w:rsidR="009B4A01" w:rsidRPr="009B4A01" w:rsidRDefault="009B4A01" w:rsidP="009B4A01">
      <w:pPr>
        <w:spacing w:before="100" w:beforeAutospacing="1" w:after="100" w:afterAutospacing="1" w:line="240" w:lineRule="auto"/>
        <w:jc w:val="center"/>
        <w:outlineLvl w:val="2"/>
        <w:rPr>
          <w:rFonts w:ascii="Times New Roman" w:eastAsia="Times New Roman" w:hAnsi="Times New Roman" w:cs="Times New Roman"/>
          <w:b/>
          <w:bCs/>
          <w:kern w:val="0"/>
          <w:sz w:val="28"/>
          <w:szCs w:val="28"/>
          <w:lang w:eastAsia="en-IN"/>
          <w14:ligatures w14:val="none"/>
        </w:rPr>
      </w:pPr>
      <w:r w:rsidRPr="009B4A01">
        <w:rPr>
          <w:rFonts w:ascii="Times New Roman" w:eastAsia="Times New Roman" w:hAnsi="Times New Roman" w:cs="Times New Roman"/>
          <w:b/>
          <w:bCs/>
          <w:kern w:val="0"/>
          <w:sz w:val="28"/>
          <w:szCs w:val="28"/>
          <w:lang w:eastAsia="en-IN"/>
          <w14:ligatures w14:val="none"/>
        </w:rPr>
        <w:lastRenderedPageBreak/>
        <w:t>2. Background of the Entrepreneur</w:t>
      </w:r>
    </w:p>
    <w:p w14:paraId="61DF5CF8" w14:textId="1CB87F26" w:rsidR="009B4A01" w:rsidRPr="009B4A01" w:rsidRDefault="009B4A01" w:rsidP="009B4A01">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sidRPr="009B4A01">
        <w:rPr>
          <w:rFonts w:ascii="Times New Roman" w:eastAsia="Times New Roman" w:hAnsi="Times New Roman" w:cs="Times New Roman"/>
          <w:b/>
          <w:bCs/>
          <w:kern w:val="0"/>
          <w:sz w:val="24"/>
          <w:szCs w:val="24"/>
          <w:lang w:eastAsia="en-IN"/>
          <w14:ligatures w14:val="none"/>
        </w:rPr>
        <w:t>Early Life and Education</w:t>
      </w:r>
    </w:p>
    <w:p w14:paraId="50FE8895" w14:textId="77777777" w:rsidR="009B4A01" w:rsidRPr="009B4A01" w:rsidRDefault="009B4A01" w:rsidP="009B4A0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B4A01">
        <w:rPr>
          <w:rFonts w:ascii="Times New Roman" w:eastAsia="Times New Roman" w:hAnsi="Times New Roman" w:cs="Times New Roman"/>
          <w:kern w:val="0"/>
          <w:sz w:val="24"/>
          <w:szCs w:val="24"/>
          <w:lang w:eastAsia="en-IN"/>
          <w14:ligatures w14:val="none"/>
        </w:rPr>
        <w:t xml:space="preserve">Aman Gupta was born in </w:t>
      </w:r>
      <w:r w:rsidRPr="009B4A01">
        <w:rPr>
          <w:rFonts w:ascii="Times New Roman" w:eastAsia="Times New Roman" w:hAnsi="Times New Roman" w:cs="Times New Roman"/>
          <w:b/>
          <w:bCs/>
          <w:kern w:val="0"/>
          <w:sz w:val="24"/>
          <w:szCs w:val="24"/>
          <w:lang w:eastAsia="en-IN"/>
          <w14:ligatures w14:val="none"/>
        </w:rPr>
        <w:t>1982 in Delhi, India</w:t>
      </w:r>
      <w:r w:rsidRPr="009B4A01">
        <w:rPr>
          <w:rFonts w:ascii="Times New Roman" w:eastAsia="Times New Roman" w:hAnsi="Times New Roman" w:cs="Times New Roman"/>
          <w:kern w:val="0"/>
          <w:sz w:val="24"/>
          <w:szCs w:val="24"/>
          <w:lang w:eastAsia="en-IN"/>
          <w14:ligatures w14:val="none"/>
        </w:rPr>
        <w:t>, into a middle-class family that strongly valued education, discipline, and ambition. Growing up in the capital city, he was exposed to both the traditional Indian values of financial stability and the growing influence of liberalization-era entrepreneurship that began shaping India's economy during the 1990s.</w:t>
      </w:r>
    </w:p>
    <w:p w14:paraId="4FCAAAF2" w14:textId="77777777" w:rsidR="009B4A01" w:rsidRPr="009B4A01" w:rsidRDefault="009B4A01" w:rsidP="009B4A0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B4A01">
        <w:rPr>
          <w:rFonts w:ascii="Times New Roman" w:eastAsia="Times New Roman" w:hAnsi="Times New Roman" w:cs="Times New Roman"/>
          <w:kern w:val="0"/>
          <w:sz w:val="24"/>
          <w:szCs w:val="24"/>
          <w:lang w:eastAsia="en-IN"/>
          <w14:ligatures w14:val="none"/>
        </w:rPr>
        <w:t xml:space="preserve">Aman attended the highly reputed </w:t>
      </w:r>
      <w:r w:rsidRPr="009B4A01">
        <w:rPr>
          <w:rFonts w:ascii="Times New Roman" w:eastAsia="Times New Roman" w:hAnsi="Times New Roman" w:cs="Times New Roman"/>
          <w:b/>
          <w:bCs/>
          <w:kern w:val="0"/>
          <w:sz w:val="24"/>
          <w:szCs w:val="24"/>
          <w:lang w:eastAsia="en-IN"/>
          <w14:ligatures w14:val="none"/>
        </w:rPr>
        <w:t>Delhi Public School (DPS), R.K. Puram</w:t>
      </w:r>
      <w:r w:rsidRPr="009B4A01">
        <w:rPr>
          <w:rFonts w:ascii="Times New Roman" w:eastAsia="Times New Roman" w:hAnsi="Times New Roman" w:cs="Times New Roman"/>
          <w:kern w:val="0"/>
          <w:sz w:val="24"/>
          <w:szCs w:val="24"/>
          <w:lang w:eastAsia="en-IN"/>
          <w14:ligatures w14:val="none"/>
        </w:rPr>
        <w:t>, one of the country's premier academic institutions. Here, he showcased a keen interest in business, problem-solving, and technology. His academic journey was marked by focus and determination—traits that would later define his professional path.</w:t>
      </w:r>
    </w:p>
    <w:p w14:paraId="2D0CF88E" w14:textId="77777777" w:rsidR="009B4A01" w:rsidRPr="009B4A01" w:rsidRDefault="009B4A01" w:rsidP="009B4A0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B4A01">
        <w:rPr>
          <w:rFonts w:ascii="Times New Roman" w:eastAsia="Times New Roman" w:hAnsi="Times New Roman" w:cs="Times New Roman"/>
          <w:kern w:val="0"/>
          <w:sz w:val="24"/>
          <w:szCs w:val="24"/>
          <w:lang w:eastAsia="en-IN"/>
          <w14:ligatures w14:val="none"/>
        </w:rPr>
        <w:t xml:space="preserve">After completing his school education, Aman pursued a </w:t>
      </w:r>
      <w:r w:rsidRPr="009B4A01">
        <w:rPr>
          <w:rFonts w:ascii="Times New Roman" w:eastAsia="Times New Roman" w:hAnsi="Times New Roman" w:cs="Times New Roman"/>
          <w:b/>
          <w:bCs/>
          <w:kern w:val="0"/>
          <w:sz w:val="24"/>
          <w:szCs w:val="24"/>
          <w:lang w:eastAsia="en-IN"/>
          <w14:ligatures w14:val="none"/>
        </w:rPr>
        <w:t>Bachelor of Commerce (Honors)</w:t>
      </w:r>
      <w:r w:rsidRPr="009B4A01">
        <w:rPr>
          <w:rFonts w:ascii="Times New Roman" w:eastAsia="Times New Roman" w:hAnsi="Times New Roman" w:cs="Times New Roman"/>
          <w:kern w:val="0"/>
          <w:sz w:val="24"/>
          <w:szCs w:val="24"/>
          <w:lang w:eastAsia="en-IN"/>
          <w14:ligatures w14:val="none"/>
        </w:rPr>
        <w:t xml:space="preserve"> degree from </w:t>
      </w:r>
      <w:r w:rsidRPr="009B4A01">
        <w:rPr>
          <w:rFonts w:ascii="Times New Roman" w:eastAsia="Times New Roman" w:hAnsi="Times New Roman" w:cs="Times New Roman"/>
          <w:b/>
          <w:bCs/>
          <w:kern w:val="0"/>
          <w:sz w:val="24"/>
          <w:szCs w:val="24"/>
          <w:lang w:eastAsia="en-IN"/>
          <w14:ligatures w14:val="none"/>
        </w:rPr>
        <w:t>Delhi University</w:t>
      </w:r>
      <w:r w:rsidRPr="009B4A01">
        <w:rPr>
          <w:rFonts w:ascii="Times New Roman" w:eastAsia="Times New Roman" w:hAnsi="Times New Roman" w:cs="Times New Roman"/>
          <w:kern w:val="0"/>
          <w:sz w:val="24"/>
          <w:szCs w:val="24"/>
          <w:lang w:eastAsia="en-IN"/>
          <w14:ligatures w14:val="none"/>
        </w:rPr>
        <w:t xml:space="preserve">, further strengthening his foundation in finance, business, and commerce. Not one to settle for average, he then completed the rigorous </w:t>
      </w:r>
      <w:r w:rsidRPr="009B4A01">
        <w:rPr>
          <w:rFonts w:ascii="Times New Roman" w:eastAsia="Times New Roman" w:hAnsi="Times New Roman" w:cs="Times New Roman"/>
          <w:b/>
          <w:bCs/>
          <w:kern w:val="0"/>
          <w:sz w:val="24"/>
          <w:szCs w:val="24"/>
          <w:lang w:eastAsia="en-IN"/>
          <w14:ligatures w14:val="none"/>
        </w:rPr>
        <w:t>Chartered Accountancy (CA)</w:t>
      </w:r>
      <w:r w:rsidRPr="009B4A01">
        <w:rPr>
          <w:rFonts w:ascii="Times New Roman" w:eastAsia="Times New Roman" w:hAnsi="Times New Roman" w:cs="Times New Roman"/>
          <w:kern w:val="0"/>
          <w:sz w:val="24"/>
          <w:szCs w:val="24"/>
          <w:lang w:eastAsia="en-IN"/>
          <w14:ligatures w14:val="none"/>
        </w:rPr>
        <w:t xml:space="preserve"> program from the </w:t>
      </w:r>
      <w:r w:rsidRPr="009B4A01">
        <w:rPr>
          <w:rFonts w:ascii="Times New Roman" w:eastAsia="Times New Roman" w:hAnsi="Times New Roman" w:cs="Times New Roman"/>
          <w:b/>
          <w:bCs/>
          <w:kern w:val="0"/>
          <w:sz w:val="24"/>
          <w:szCs w:val="24"/>
          <w:lang w:eastAsia="en-IN"/>
          <w14:ligatures w14:val="none"/>
        </w:rPr>
        <w:t>Institute of Chartered Accountants of India (ICAI)</w:t>
      </w:r>
      <w:r w:rsidRPr="009B4A01">
        <w:rPr>
          <w:rFonts w:ascii="Times New Roman" w:eastAsia="Times New Roman" w:hAnsi="Times New Roman" w:cs="Times New Roman"/>
          <w:kern w:val="0"/>
          <w:sz w:val="24"/>
          <w:szCs w:val="24"/>
          <w:lang w:eastAsia="en-IN"/>
          <w14:ligatures w14:val="none"/>
        </w:rPr>
        <w:t>, one of the most respected professional certifications in India.</w:t>
      </w:r>
    </w:p>
    <w:p w14:paraId="012BA239" w14:textId="3EA3586A" w:rsidR="009B4A01" w:rsidRPr="009B4A01" w:rsidRDefault="009B4A01" w:rsidP="009B4A0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B4A01">
        <w:rPr>
          <w:rFonts w:ascii="Times New Roman" w:eastAsia="Times New Roman" w:hAnsi="Times New Roman" w:cs="Times New Roman"/>
          <w:kern w:val="0"/>
          <w:sz w:val="24"/>
          <w:szCs w:val="24"/>
          <w:lang w:eastAsia="en-IN"/>
          <w14:ligatures w14:val="none"/>
        </w:rPr>
        <w:t xml:space="preserve">Still curious and ambitious, Aman furthered his education by enrolling in an </w:t>
      </w:r>
      <w:r w:rsidRPr="009B4A01">
        <w:rPr>
          <w:rFonts w:ascii="Times New Roman" w:eastAsia="Times New Roman" w:hAnsi="Times New Roman" w:cs="Times New Roman"/>
          <w:b/>
          <w:bCs/>
          <w:kern w:val="0"/>
          <w:sz w:val="24"/>
          <w:szCs w:val="24"/>
          <w:lang w:eastAsia="en-IN"/>
          <w14:ligatures w14:val="none"/>
        </w:rPr>
        <w:t>MBA program at the Indian School of Business (ISB)</w:t>
      </w:r>
      <w:r w:rsidRPr="009B4A01">
        <w:rPr>
          <w:rFonts w:ascii="Times New Roman" w:eastAsia="Times New Roman" w:hAnsi="Times New Roman" w:cs="Times New Roman"/>
          <w:kern w:val="0"/>
          <w:sz w:val="24"/>
          <w:szCs w:val="24"/>
          <w:lang w:eastAsia="en-IN"/>
          <w14:ligatures w14:val="none"/>
        </w:rPr>
        <w:t xml:space="preserve">, where he specialized in general management and strategy. He also spent time at the prestigious </w:t>
      </w:r>
      <w:r w:rsidRPr="009B4A01">
        <w:rPr>
          <w:rFonts w:ascii="Times New Roman" w:eastAsia="Times New Roman" w:hAnsi="Times New Roman" w:cs="Times New Roman"/>
          <w:b/>
          <w:bCs/>
          <w:kern w:val="0"/>
          <w:sz w:val="24"/>
          <w:szCs w:val="24"/>
          <w:lang w:eastAsia="en-IN"/>
          <w14:ligatures w14:val="none"/>
        </w:rPr>
        <w:t>Kellogg School of Management</w:t>
      </w:r>
      <w:r w:rsidRPr="009B4A01">
        <w:rPr>
          <w:rFonts w:ascii="Times New Roman" w:eastAsia="Times New Roman" w:hAnsi="Times New Roman" w:cs="Times New Roman"/>
          <w:kern w:val="0"/>
          <w:sz w:val="24"/>
          <w:szCs w:val="24"/>
          <w:lang w:eastAsia="en-IN"/>
          <w14:ligatures w14:val="none"/>
        </w:rPr>
        <w:t xml:space="preserve"> (Northwestern University, USA), which broadened his global business perspective and exposed him to cutting-edge marketing strategies and entrepreneurial frameworks.</w:t>
      </w:r>
    </w:p>
    <w:p w14:paraId="01FB157D" w14:textId="77777777" w:rsidR="009B4A01" w:rsidRPr="009B4A01" w:rsidRDefault="009B4A01" w:rsidP="009B4A01">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9B4A01">
        <w:rPr>
          <w:rFonts w:ascii="Times New Roman" w:eastAsia="Times New Roman" w:hAnsi="Times New Roman" w:cs="Times New Roman"/>
          <w:b/>
          <w:bCs/>
          <w:kern w:val="0"/>
          <w:sz w:val="24"/>
          <w:szCs w:val="24"/>
          <w:lang w:eastAsia="en-IN"/>
          <w14:ligatures w14:val="none"/>
        </w:rPr>
        <w:t>Family Background</w:t>
      </w:r>
    </w:p>
    <w:p w14:paraId="18741968" w14:textId="77777777" w:rsidR="009B4A01" w:rsidRPr="009B4A01" w:rsidRDefault="009B4A01" w:rsidP="009B4A0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B4A01">
        <w:rPr>
          <w:rFonts w:ascii="Times New Roman" w:eastAsia="Times New Roman" w:hAnsi="Times New Roman" w:cs="Times New Roman"/>
          <w:kern w:val="0"/>
          <w:sz w:val="24"/>
          <w:szCs w:val="24"/>
          <w:lang w:eastAsia="en-IN"/>
          <w14:ligatures w14:val="none"/>
        </w:rPr>
        <w:t xml:space="preserve">Aman's family background played a significant role in shaping his personality and goals. His father worked as a professional in the </w:t>
      </w:r>
      <w:r w:rsidRPr="009B4A01">
        <w:rPr>
          <w:rFonts w:ascii="Times New Roman" w:eastAsia="Times New Roman" w:hAnsi="Times New Roman" w:cs="Times New Roman"/>
          <w:b/>
          <w:bCs/>
          <w:kern w:val="0"/>
          <w:sz w:val="24"/>
          <w:szCs w:val="24"/>
          <w:lang w:eastAsia="en-IN"/>
          <w14:ligatures w14:val="none"/>
        </w:rPr>
        <w:t>banking sector</w:t>
      </w:r>
      <w:r w:rsidRPr="009B4A01">
        <w:rPr>
          <w:rFonts w:ascii="Times New Roman" w:eastAsia="Times New Roman" w:hAnsi="Times New Roman" w:cs="Times New Roman"/>
          <w:kern w:val="0"/>
          <w:sz w:val="24"/>
          <w:szCs w:val="24"/>
          <w:lang w:eastAsia="en-IN"/>
          <w14:ligatures w14:val="none"/>
        </w:rPr>
        <w:t>, which exposed Aman early to financial concepts and the importance of discipline and hard work. His mother was a homemaker, and her unwavering support and values helped nurture his confidence and decision-making ability.</w:t>
      </w:r>
    </w:p>
    <w:p w14:paraId="38FF6436" w14:textId="77777777" w:rsidR="009B4A01" w:rsidRPr="009B4A01" w:rsidRDefault="009B4A01" w:rsidP="009B4A0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B4A01">
        <w:rPr>
          <w:rFonts w:ascii="Times New Roman" w:eastAsia="Times New Roman" w:hAnsi="Times New Roman" w:cs="Times New Roman"/>
          <w:kern w:val="0"/>
          <w:sz w:val="24"/>
          <w:szCs w:val="24"/>
          <w:lang w:eastAsia="en-IN"/>
          <w14:ligatures w14:val="none"/>
        </w:rPr>
        <w:t>Growing up in a household where financial prudence was a norm, Aman was taught to be analytical and cautious, yet ambitious. His father’s career in banking often meant discussions about money management, savings, and business, all of which left a lasting impact on young Aman.</w:t>
      </w:r>
    </w:p>
    <w:p w14:paraId="38B44A5D" w14:textId="77777777" w:rsidR="009B4A01" w:rsidRDefault="009B4A01" w:rsidP="009B4A0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B4A01">
        <w:rPr>
          <w:rFonts w:ascii="Times New Roman" w:eastAsia="Times New Roman" w:hAnsi="Times New Roman" w:cs="Times New Roman"/>
          <w:kern w:val="0"/>
          <w:sz w:val="24"/>
          <w:szCs w:val="24"/>
          <w:lang w:eastAsia="en-IN"/>
          <w14:ligatures w14:val="none"/>
        </w:rPr>
        <w:t xml:space="preserve">Unlike many entrepreneurial success stories that start in wealthy or business-owning families, Aman’s background was </w:t>
      </w:r>
      <w:r w:rsidRPr="009B4A01">
        <w:rPr>
          <w:rFonts w:ascii="Times New Roman" w:eastAsia="Times New Roman" w:hAnsi="Times New Roman" w:cs="Times New Roman"/>
          <w:b/>
          <w:bCs/>
          <w:kern w:val="0"/>
          <w:sz w:val="24"/>
          <w:szCs w:val="24"/>
          <w:lang w:eastAsia="en-IN"/>
          <w14:ligatures w14:val="none"/>
        </w:rPr>
        <w:t>modest and rooted in service-class values</w:t>
      </w:r>
      <w:r w:rsidRPr="009B4A01">
        <w:rPr>
          <w:rFonts w:ascii="Times New Roman" w:eastAsia="Times New Roman" w:hAnsi="Times New Roman" w:cs="Times New Roman"/>
          <w:kern w:val="0"/>
          <w:sz w:val="24"/>
          <w:szCs w:val="24"/>
          <w:lang w:eastAsia="en-IN"/>
          <w14:ligatures w14:val="none"/>
        </w:rPr>
        <w:t>. This makes his rise to success even more inspiring, as it reflects sheer will, calculated risk-taking, and persistent effort.</w:t>
      </w:r>
    </w:p>
    <w:p w14:paraId="40A49D1B" w14:textId="2FABB879" w:rsidR="00101A39" w:rsidRPr="009B4A01" w:rsidRDefault="00101A39" w:rsidP="009B4A0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01A39">
        <w:rPr>
          <w:noProof/>
        </w:rPr>
        <w:lastRenderedPageBreak/>
        <w:drawing>
          <wp:inline distT="0" distB="0" distL="0" distR="0" wp14:anchorId="69D0D61E" wp14:editId="0BB326C7">
            <wp:extent cx="3270250" cy="3011170"/>
            <wp:effectExtent l="0" t="0" r="6350" b="0"/>
            <wp:docPr id="1955622711" name="Picture 5" descr="DDLJ in real life? Aman Gupta’s love story with wife Priya Dagar h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DLJ in real life? Aman Gupta’s love story with wife Priya Dagar had ..."/>
                    <pic:cNvPicPr>
                      <a:picLocks noChangeAspect="1" noChangeArrowheads="1"/>
                    </pic:cNvPicPr>
                  </pic:nvPicPr>
                  <pic:blipFill rotWithShape="1">
                    <a:blip r:embed="rId12">
                      <a:extLst>
                        <a:ext uri="{28A0092B-C50C-407E-A947-70E740481C1C}">
                          <a14:useLocalDpi xmlns:a14="http://schemas.microsoft.com/office/drawing/2010/main" val="0"/>
                        </a:ext>
                      </a:extLst>
                    </a:blip>
                    <a:srcRect l="42943"/>
                    <a:stretch/>
                  </pic:blipFill>
                  <pic:spPr bwMode="auto">
                    <a:xfrm>
                      <a:off x="0" y="0"/>
                      <a:ext cx="3270250" cy="301117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1FEB8A" wp14:editId="16C20B2A">
            <wp:extent cx="2443776" cy="3016885"/>
            <wp:effectExtent l="0" t="0" r="0" b="0"/>
            <wp:docPr id="1251768048" name="Picture 3" descr="Image result for aman gupta fam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aman gupta famil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3529" cy="3078306"/>
                    </a:xfrm>
                    <a:prstGeom prst="rect">
                      <a:avLst/>
                    </a:prstGeom>
                    <a:noFill/>
                    <a:ln>
                      <a:noFill/>
                    </a:ln>
                  </pic:spPr>
                </pic:pic>
              </a:graphicData>
            </a:graphic>
          </wp:inline>
        </w:drawing>
      </w:r>
    </w:p>
    <w:p w14:paraId="44F6FE83" w14:textId="77777777" w:rsidR="009B4A01" w:rsidRPr="009B4A01" w:rsidRDefault="009B4A01" w:rsidP="009B4A01">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9B4A01">
        <w:rPr>
          <w:rFonts w:ascii="Times New Roman" w:eastAsia="Times New Roman" w:hAnsi="Times New Roman" w:cs="Times New Roman"/>
          <w:b/>
          <w:bCs/>
          <w:kern w:val="0"/>
          <w:sz w:val="24"/>
          <w:szCs w:val="24"/>
          <w:lang w:eastAsia="en-IN"/>
          <w14:ligatures w14:val="none"/>
        </w:rPr>
        <w:t>Initial Interests and Inspirations</w:t>
      </w:r>
    </w:p>
    <w:p w14:paraId="528EB930" w14:textId="77777777" w:rsidR="009B4A01" w:rsidRPr="009B4A01" w:rsidRDefault="009B4A01" w:rsidP="009B4A0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B4A01">
        <w:rPr>
          <w:rFonts w:ascii="Times New Roman" w:eastAsia="Times New Roman" w:hAnsi="Times New Roman" w:cs="Times New Roman"/>
          <w:kern w:val="0"/>
          <w:sz w:val="24"/>
          <w:szCs w:val="24"/>
          <w:lang w:eastAsia="en-IN"/>
          <w14:ligatures w14:val="none"/>
        </w:rPr>
        <w:t xml:space="preserve">From a young age, Aman was curious about </w:t>
      </w:r>
      <w:r w:rsidRPr="009B4A01">
        <w:rPr>
          <w:rFonts w:ascii="Times New Roman" w:eastAsia="Times New Roman" w:hAnsi="Times New Roman" w:cs="Times New Roman"/>
          <w:b/>
          <w:bCs/>
          <w:kern w:val="0"/>
          <w:sz w:val="24"/>
          <w:szCs w:val="24"/>
          <w:lang w:eastAsia="en-IN"/>
          <w14:ligatures w14:val="none"/>
        </w:rPr>
        <w:t>gadgets, music, and consumer electronics</w:t>
      </w:r>
      <w:r w:rsidRPr="009B4A01">
        <w:rPr>
          <w:rFonts w:ascii="Times New Roman" w:eastAsia="Times New Roman" w:hAnsi="Times New Roman" w:cs="Times New Roman"/>
          <w:kern w:val="0"/>
          <w:sz w:val="24"/>
          <w:szCs w:val="24"/>
          <w:lang w:eastAsia="en-IN"/>
          <w14:ligatures w14:val="none"/>
        </w:rPr>
        <w:t xml:space="preserve">. He had a natural inclination toward technology and design, though at the time, he didn't know it would become his career path. His initial career choices were conventional—like working at </w:t>
      </w:r>
      <w:r w:rsidRPr="009B4A01">
        <w:rPr>
          <w:rFonts w:ascii="Times New Roman" w:eastAsia="Times New Roman" w:hAnsi="Times New Roman" w:cs="Times New Roman"/>
          <w:b/>
          <w:bCs/>
          <w:kern w:val="0"/>
          <w:sz w:val="24"/>
          <w:szCs w:val="24"/>
          <w:lang w:eastAsia="en-IN"/>
          <w14:ligatures w14:val="none"/>
        </w:rPr>
        <w:t>Citibank</w:t>
      </w:r>
      <w:r w:rsidRPr="009B4A01">
        <w:rPr>
          <w:rFonts w:ascii="Times New Roman" w:eastAsia="Times New Roman" w:hAnsi="Times New Roman" w:cs="Times New Roman"/>
          <w:kern w:val="0"/>
          <w:sz w:val="24"/>
          <w:szCs w:val="24"/>
          <w:lang w:eastAsia="en-IN"/>
          <w14:ligatures w14:val="none"/>
        </w:rPr>
        <w:t xml:space="preserve"> and </w:t>
      </w:r>
      <w:r w:rsidRPr="009B4A01">
        <w:rPr>
          <w:rFonts w:ascii="Times New Roman" w:eastAsia="Times New Roman" w:hAnsi="Times New Roman" w:cs="Times New Roman"/>
          <w:b/>
          <w:bCs/>
          <w:kern w:val="0"/>
          <w:sz w:val="24"/>
          <w:szCs w:val="24"/>
          <w:lang w:eastAsia="en-IN"/>
          <w14:ligatures w14:val="none"/>
        </w:rPr>
        <w:t>KPMG</w:t>
      </w:r>
      <w:r w:rsidRPr="009B4A01">
        <w:rPr>
          <w:rFonts w:ascii="Times New Roman" w:eastAsia="Times New Roman" w:hAnsi="Times New Roman" w:cs="Times New Roman"/>
          <w:kern w:val="0"/>
          <w:sz w:val="24"/>
          <w:szCs w:val="24"/>
          <w:lang w:eastAsia="en-IN"/>
          <w14:ligatures w14:val="none"/>
        </w:rPr>
        <w:t>—but they were stepping stones to discovering his true entrepreneurial spirit.</w:t>
      </w:r>
    </w:p>
    <w:p w14:paraId="486338DC" w14:textId="77777777" w:rsidR="009B4A01" w:rsidRPr="009B4A01" w:rsidRDefault="009B4A01" w:rsidP="009B4A0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B4A01">
        <w:rPr>
          <w:rFonts w:ascii="Times New Roman" w:eastAsia="Times New Roman" w:hAnsi="Times New Roman" w:cs="Times New Roman"/>
          <w:kern w:val="0"/>
          <w:sz w:val="24"/>
          <w:szCs w:val="24"/>
          <w:lang w:eastAsia="en-IN"/>
          <w14:ligatures w14:val="none"/>
        </w:rPr>
        <w:t xml:space="preserve">His first business experience came when he co-founded a company called </w:t>
      </w:r>
      <w:r w:rsidRPr="009B4A01">
        <w:rPr>
          <w:rFonts w:ascii="Times New Roman" w:eastAsia="Times New Roman" w:hAnsi="Times New Roman" w:cs="Times New Roman"/>
          <w:b/>
          <w:bCs/>
          <w:kern w:val="0"/>
          <w:sz w:val="24"/>
          <w:szCs w:val="24"/>
          <w:lang w:eastAsia="en-IN"/>
          <w14:ligatures w14:val="none"/>
        </w:rPr>
        <w:t>Advanced Telemedia Pvt. Ltd.</w:t>
      </w:r>
      <w:r w:rsidRPr="009B4A01">
        <w:rPr>
          <w:rFonts w:ascii="Times New Roman" w:eastAsia="Times New Roman" w:hAnsi="Times New Roman" w:cs="Times New Roman"/>
          <w:kern w:val="0"/>
          <w:sz w:val="24"/>
          <w:szCs w:val="24"/>
          <w:lang w:eastAsia="en-IN"/>
          <w14:ligatures w14:val="none"/>
        </w:rPr>
        <w:t>, which focused on distributing audio products and electronic accessories. Though this venture didn’t make headlines, it played a crucial role in helping Aman understand the gaps in the Indian consumer electronics market.</w:t>
      </w:r>
    </w:p>
    <w:p w14:paraId="21892245" w14:textId="77777777" w:rsidR="009B4A01" w:rsidRPr="009B4A01" w:rsidRDefault="009B4A01" w:rsidP="009B4A0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B4A01">
        <w:rPr>
          <w:rFonts w:ascii="Times New Roman" w:eastAsia="Times New Roman" w:hAnsi="Times New Roman" w:cs="Times New Roman"/>
          <w:kern w:val="0"/>
          <w:sz w:val="24"/>
          <w:szCs w:val="24"/>
          <w:lang w:eastAsia="en-IN"/>
          <w14:ligatures w14:val="none"/>
        </w:rPr>
        <w:t xml:space="preserve">He was particularly inspired by how brands like </w:t>
      </w:r>
      <w:r w:rsidRPr="009B4A01">
        <w:rPr>
          <w:rFonts w:ascii="Times New Roman" w:eastAsia="Times New Roman" w:hAnsi="Times New Roman" w:cs="Times New Roman"/>
          <w:b/>
          <w:bCs/>
          <w:kern w:val="0"/>
          <w:sz w:val="24"/>
          <w:szCs w:val="24"/>
          <w:lang w:eastAsia="en-IN"/>
          <w14:ligatures w14:val="none"/>
        </w:rPr>
        <w:t>Apple and Beats by Dre</w:t>
      </w:r>
      <w:r w:rsidRPr="009B4A01">
        <w:rPr>
          <w:rFonts w:ascii="Times New Roman" w:eastAsia="Times New Roman" w:hAnsi="Times New Roman" w:cs="Times New Roman"/>
          <w:kern w:val="0"/>
          <w:sz w:val="24"/>
          <w:szCs w:val="24"/>
          <w:lang w:eastAsia="en-IN"/>
          <w14:ligatures w14:val="none"/>
        </w:rPr>
        <w:t xml:space="preserve"> created aspirational value around audio products. Aman wanted to create something similar—but tailor-made for Indian youth, at a price they could afford. This vision eventually led to the birth of </w:t>
      </w:r>
      <w:r w:rsidRPr="009B4A01">
        <w:rPr>
          <w:rFonts w:ascii="Times New Roman" w:eastAsia="Times New Roman" w:hAnsi="Times New Roman" w:cs="Times New Roman"/>
          <w:b/>
          <w:bCs/>
          <w:kern w:val="0"/>
          <w:sz w:val="24"/>
          <w:szCs w:val="24"/>
          <w:lang w:eastAsia="en-IN"/>
          <w14:ligatures w14:val="none"/>
        </w:rPr>
        <w:t>boAt</w:t>
      </w:r>
      <w:r w:rsidRPr="009B4A01">
        <w:rPr>
          <w:rFonts w:ascii="Times New Roman" w:eastAsia="Times New Roman" w:hAnsi="Times New Roman" w:cs="Times New Roman"/>
          <w:kern w:val="0"/>
          <w:sz w:val="24"/>
          <w:szCs w:val="24"/>
          <w:lang w:eastAsia="en-IN"/>
          <w14:ligatures w14:val="none"/>
        </w:rPr>
        <w:t xml:space="preserve">, where he combined his interests in </w:t>
      </w:r>
      <w:r w:rsidRPr="009B4A01">
        <w:rPr>
          <w:rFonts w:ascii="Times New Roman" w:eastAsia="Times New Roman" w:hAnsi="Times New Roman" w:cs="Times New Roman"/>
          <w:b/>
          <w:bCs/>
          <w:kern w:val="0"/>
          <w:sz w:val="24"/>
          <w:szCs w:val="24"/>
          <w:lang w:eastAsia="en-IN"/>
          <w14:ligatures w14:val="none"/>
        </w:rPr>
        <w:t>music, branding, youth culture, and technology</w:t>
      </w:r>
      <w:r w:rsidRPr="009B4A01">
        <w:rPr>
          <w:rFonts w:ascii="Times New Roman" w:eastAsia="Times New Roman" w:hAnsi="Times New Roman" w:cs="Times New Roman"/>
          <w:kern w:val="0"/>
          <w:sz w:val="24"/>
          <w:szCs w:val="24"/>
          <w:lang w:eastAsia="en-IN"/>
          <w14:ligatures w14:val="none"/>
        </w:rPr>
        <w:t>.</w:t>
      </w:r>
    </w:p>
    <w:p w14:paraId="6F21CB9F" w14:textId="45072857" w:rsidR="001B09F9" w:rsidRPr="009B4A01" w:rsidRDefault="009B4A01" w:rsidP="009B4A0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B4A01">
        <w:rPr>
          <w:rFonts w:ascii="Times New Roman" w:eastAsia="Times New Roman" w:hAnsi="Times New Roman" w:cs="Times New Roman"/>
          <w:kern w:val="0"/>
          <w:sz w:val="24"/>
          <w:szCs w:val="24"/>
          <w:lang w:eastAsia="en-IN"/>
          <w14:ligatures w14:val="none"/>
        </w:rPr>
        <w:t xml:space="preserve">His inspiration also came from observing a </w:t>
      </w:r>
      <w:r w:rsidRPr="009B4A01">
        <w:rPr>
          <w:rFonts w:ascii="Times New Roman" w:eastAsia="Times New Roman" w:hAnsi="Times New Roman" w:cs="Times New Roman"/>
          <w:b/>
          <w:bCs/>
          <w:kern w:val="0"/>
          <w:sz w:val="24"/>
          <w:szCs w:val="24"/>
          <w:lang w:eastAsia="en-IN"/>
          <w14:ligatures w14:val="none"/>
        </w:rPr>
        <w:t>lack of stylish, durable, and affordable</w:t>
      </w:r>
      <w:r w:rsidRPr="009B4A01">
        <w:rPr>
          <w:rFonts w:ascii="Times New Roman" w:eastAsia="Times New Roman" w:hAnsi="Times New Roman" w:cs="Times New Roman"/>
          <w:kern w:val="0"/>
          <w:sz w:val="24"/>
          <w:szCs w:val="24"/>
          <w:lang w:eastAsia="en-IN"/>
          <w14:ligatures w14:val="none"/>
        </w:rPr>
        <w:t xml:space="preserve"> electronics in the Indian market. Instead of copying existing models, he was determined to create a </w:t>
      </w:r>
      <w:r w:rsidRPr="009B4A01">
        <w:rPr>
          <w:rFonts w:ascii="Times New Roman" w:eastAsia="Times New Roman" w:hAnsi="Times New Roman" w:cs="Times New Roman"/>
          <w:b/>
          <w:bCs/>
          <w:kern w:val="0"/>
          <w:sz w:val="24"/>
          <w:szCs w:val="24"/>
          <w:lang w:eastAsia="en-IN"/>
          <w14:ligatures w14:val="none"/>
        </w:rPr>
        <w:t>“Made for India, by Indians”</w:t>
      </w:r>
      <w:r w:rsidRPr="009B4A01">
        <w:rPr>
          <w:rFonts w:ascii="Times New Roman" w:eastAsia="Times New Roman" w:hAnsi="Times New Roman" w:cs="Times New Roman"/>
          <w:kern w:val="0"/>
          <w:sz w:val="24"/>
          <w:szCs w:val="24"/>
          <w:lang w:eastAsia="en-IN"/>
          <w14:ligatures w14:val="none"/>
        </w:rPr>
        <w:t xml:space="preserve"> brand that could compete globally.</w:t>
      </w:r>
    </w:p>
    <w:p w14:paraId="13DF526F" w14:textId="77777777" w:rsidR="001B09F9" w:rsidRPr="00BA29DD" w:rsidRDefault="001B09F9" w:rsidP="001D7077">
      <w:pPr>
        <w:jc w:val="both"/>
        <w:rPr>
          <w:rFonts w:ascii="Times New Roman" w:hAnsi="Times New Roman" w:cs="Times New Roman"/>
          <w:sz w:val="24"/>
          <w:szCs w:val="24"/>
        </w:rPr>
      </w:pPr>
    </w:p>
    <w:p w14:paraId="7A2CEC4B" w14:textId="77777777" w:rsidR="001B09F9" w:rsidRPr="00BA29DD" w:rsidRDefault="001B09F9" w:rsidP="001D7077">
      <w:pPr>
        <w:jc w:val="both"/>
        <w:rPr>
          <w:rFonts w:ascii="Times New Roman" w:hAnsi="Times New Roman" w:cs="Times New Roman"/>
          <w:sz w:val="24"/>
          <w:szCs w:val="24"/>
        </w:rPr>
      </w:pPr>
    </w:p>
    <w:p w14:paraId="0771E015" w14:textId="77777777" w:rsidR="009B4A01" w:rsidRDefault="009B4A01" w:rsidP="009B4A01">
      <w:pPr>
        <w:spacing w:before="100" w:beforeAutospacing="1" w:after="100" w:afterAutospacing="1" w:line="240" w:lineRule="auto"/>
        <w:outlineLvl w:val="2"/>
        <w:rPr>
          <w:rFonts w:ascii="Times New Roman" w:hAnsi="Times New Roman" w:cs="Times New Roman"/>
          <w:sz w:val="24"/>
          <w:szCs w:val="24"/>
        </w:rPr>
      </w:pPr>
    </w:p>
    <w:p w14:paraId="198D37D7" w14:textId="77777777" w:rsidR="00101A39" w:rsidRDefault="00101A39" w:rsidP="009B4A01">
      <w:pPr>
        <w:spacing w:before="100" w:beforeAutospacing="1" w:after="100" w:afterAutospacing="1" w:line="240" w:lineRule="auto"/>
        <w:outlineLvl w:val="2"/>
        <w:rPr>
          <w:rFonts w:ascii="Times New Roman" w:hAnsi="Times New Roman" w:cs="Times New Roman"/>
          <w:sz w:val="24"/>
          <w:szCs w:val="24"/>
        </w:rPr>
      </w:pPr>
    </w:p>
    <w:p w14:paraId="691E01C9" w14:textId="77777777" w:rsidR="00846CA1" w:rsidRDefault="00846CA1" w:rsidP="00846CA1">
      <w:pPr>
        <w:spacing w:before="100" w:beforeAutospacing="1" w:after="100" w:afterAutospacing="1" w:line="240" w:lineRule="auto"/>
        <w:outlineLvl w:val="2"/>
        <w:rPr>
          <w:rFonts w:ascii="Times New Roman" w:hAnsi="Times New Roman" w:cs="Times New Roman"/>
          <w:sz w:val="24"/>
          <w:szCs w:val="24"/>
        </w:rPr>
      </w:pPr>
    </w:p>
    <w:p w14:paraId="1DBD8B6A" w14:textId="5C6DBF61" w:rsidR="00846CA1" w:rsidRPr="00846CA1" w:rsidRDefault="00846CA1" w:rsidP="00846CA1">
      <w:p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lastRenderedPageBreak/>
        <w:t>3.</w:t>
      </w:r>
      <w:r w:rsidR="003529AB">
        <w:rPr>
          <w:rFonts w:ascii="Times New Roman" w:eastAsia="Times New Roman" w:hAnsi="Times New Roman" w:cs="Times New Roman"/>
          <w:b/>
          <w:bCs/>
          <w:kern w:val="0"/>
          <w:sz w:val="27"/>
          <w:szCs w:val="27"/>
          <w:lang w:eastAsia="en-IN"/>
          <w14:ligatures w14:val="none"/>
        </w:rPr>
        <w:t xml:space="preserve"> </w:t>
      </w:r>
      <w:r w:rsidRPr="00846CA1">
        <w:rPr>
          <w:rFonts w:ascii="Times New Roman" w:eastAsia="Times New Roman" w:hAnsi="Times New Roman" w:cs="Times New Roman"/>
          <w:b/>
          <w:bCs/>
          <w:kern w:val="0"/>
          <w:sz w:val="27"/>
          <w:szCs w:val="27"/>
          <w:lang w:eastAsia="en-IN"/>
          <w14:ligatures w14:val="none"/>
        </w:rPr>
        <w:t>Business Journey</w:t>
      </w:r>
    </w:p>
    <w:p w14:paraId="0B9A3282" w14:textId="77777777" w:rsidR="00846CA1" w:rsidRPr="00846CA1" w:rsidRDefault="00846CA1" w:rsidP="00846CA1">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t>How the Entrepreneur Started Their Business</w:t>
      </w:r>
    </w:p>
    <w:p w14:paraId="35906644" w14:textId="77777777" w:rsidR="00846CA1" w:rsidRPr="00846CA1" w:rsidRDefault="00846CA1" w:rsidP="00846CA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kern w:val="0"/>
          <w:sz w:val="24"/>
          <w:szCs w:val="24"/>
          <w:lang w:eastAsia="en-IN"/>
          <w14:ligatures w14:val="none"/>
        </w:rPr>
        <w:t xml:space="preserve">Aman Gupta’s journey into the entrepreneurial world wasn’t an impulsive leap—it was the result of years of strategic learning, trial and error, and identifying a market gap. After gaining professional experience at </w:t>
      </w:r>
      <w:r w:rsidRPr="00846CA1">
        <w:rPr>
          <w:rFonts w:ascii="Times New Roman" w:eastAsia="Times New Roman" w:hAnsi="Times New Roman" w:cs="Times New Roman"/>
          <w:b/>
          <w:bCs/>
          <w:kern w:val="0"/>
          <w:sz w:val="24"/>
          <w:szCs w:val="24"/>
          <w:lang w:eastAsia="en-IN"/>
          <w14:ligatures w14:val="none"/>
        </w:rPr>
        <w:t>Citibank</w:t>
      </w:r>
      <w:r w:rsidRPr="00846CA1">
        <w:rPr>
          <w:rFonts w:ascii="Times New Roman" w:eastAsia="Times New Roman" w:hAnsi="Times New Roman" w:cs="Times New Roman"/>
          <w:kern w:val="0"/>
          <w:sz w:val="24"/>
          <w:szCs w:val="24"/>
          <w:lang w:eastAsia="en-IN"/>
          <w14:ligatures w14:val="none"/>
        </w:rPr>
        <w:t xml:space="preserve"> and </w:t>
      </w:r>
      <w:r w:rsidRPr="00846CA1">
        <w:rPr>
          <w:rFonts w:ascii="Times New Roman" w:eastAsia="Times New Roman" w:hAnsi="Times New Roman" w:cs="Times New Roman"/>
          <w:b/>
          <w:bCs/>
          <w:kern w:val="0"/>
          <w:sz w:val="24"/>
          <w:szCs w:val="24"/>
          <w:lang w:eastAsia="en-IN"/>
          <w14:ligatures w14:val="none"/>
        </w:rPr>
        <w:t>KPMG</w:t>
      </w:r>
      <w:r w:rsidRPr="00846CA1">
        <w:rPr>
          <w:rFonts w:ascii="Times New Roman" w:eastAsia="Times New Roman" w:hAnsi="Times New Roman" w:cs="Times New Roman"/>
          <w:kern w:val="0"/>
          <w:sz w:val="24"/>
          <w:szCs w:val="24"/>
          <w:lang w:eastAsia="en-IN"/>
          <w14:ligatures w14:val="none"/>
        </w:rPr>
        <w:t xml:space="preserve">, Aman realized he craved more than a traditional corporate career. This realization drove him to explore the consumer electronics space, particularly </w:t>
      </w:r>
      <w:r w:rsidRPr="00846CA1">
        <w:rPr>
          <w:rFonts w:ascii="Times New Roman" w:eastAsia="Times New Roman" w:hAnsi="Times New Roman" w:cs="Times New Roman"/>
          <w:b/>
          <w:bCs/>
          <w:kern w:val="0"/>
          <w:sz w:val="24"/>
          <w:szCs w:val="24"/>
          <w:lang w:eastAsia="en-IN"/>
          <w14:ligatures w14:val="none"/>
        </w:rPr>
        <w:t>audio and wearable technology</w:t>
      </w:r>
      <w:r w:rsidRPr="00846CA1">
        <w:rPr>
          <w:rFonts w:ascii="Times New Roman" w:eastAsia="Times New Roman" w:hAnsi="Times New Roman" w:cs="Times New Roman"/>
          <w:kern w:val="0"/>
          <w:sz w:val="24"/>
          <w:szCs w:val="24"/>
          <w:lang w:eastAsia="en-IN"/>
          <w14:ligatures w14:val="none"/>
        </w:rPr>
        <w:t>, which was rapidly gaining popularity among Indian youth.</w:t>
      </w:r>
    </w:p>
    <w:p w14:paraId="7FB00BA7" w14:textId="77777777" w:rsidR="00846CA1" w:rsidRPr="00846CA1" w:rsidRDefault="00846CA1" w:rsidP="00846CA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kern w:val="0"/>
          <w:sz w:val="24"/>
          <w:szCs w:val="24"/>
          <w:lang w:eastAsia="en-IN"/>
          <w14:ligatures w14:val="none"/>
        </w:rPr>
        <w:t xml:space="preserve">In </w:t>
      </w:r>
      <w:r w:rsidRPr="00846CA1">
        <w:rPr>
          <w:rFonts w:ascii="Times New Roman" w:eastAsia="Times New Roman" w:hAnsi="Times New Roman" w:cs="Times New Roman"/>
          <w:b/>
          <w:bCs/>
          <w:kern w:val="0"/>
          <w:sz w:val="24"/>
          <w:szCs w:val="24"/>
          <w:lang w:eastAsia="en-IN"/>
          <w14:ligatures w14:val="none"/>
        </w:rPr>
        <w:t>2016</w:t>
      </w:r>
      <w:r w:rsidRPr="00846CA1">
        <w:rPr>
          <w:rFonts w:ascii="Times New Roman" w:eastAsia="Times New Roman" w:hAnsi="Times New Roman" w:cs="Times New Roman"/>
          <w:kern w:val="0"/>
          <w:sz w:val="24"/>
          <w:szCs w:val="24"/>
          <w:lang w:eastAsia="en-IN"/>
          <w14:ligatures w14:val="none"/>
        </w:rPr>
        <w:t xml:space="preserve">, along with co-founder </w:t>
      </w:r>
      <w:r w:rsidRPr="00846CA1">
        <w:rPr>
          <w:rFonts w:ascii="Times New Roman" w:eastAsia="Times New Roman" w:hAnsi="Times New Roman" w:cs="Times New Roman"/>
          <w:b/>
          <w:bCs/>
          <w:kern w:val="0"/>
          <w:sz w:val="24"/>
          <w:szCs w:val="24"/>
          <w:lang w:eastAsia="en-IN"/>
          <w14:ligatures w14:val="none"/>
        </w:rPr>
        <w:t>Sameer Mehta</w:t>
      </w:r>
      <w:r w:rsidRPr="00846CA1">
        <w:rPr>
          <w:rFonts w:ascii="Times New Roman" w:eastAsia="Times New Roman" w:hAnsi="Times New Roman" w:cs="Times New Roman"/>
          <w:kern w:val="0"/>
          <w:sz w:val="24"/>
          <w:szCs w:val="24"/>
          <w:lang w:eastAsia="en-IN"/>
          <w14:ligatures w14:val="none"/>
        </w:rPr>
        <w:t xml:space="preserve">, Aman launched </w:t>
      </w:r>
      <w:r w:rsidRPr="00846CA1">
        <w:rPr>
          <w:rFonts w:ascii="Times New Roman" w:eastAsia="Times New Roman" w:hAnsi="Times New Roman" w:cs="Times New Roman"/>
          <w:b/>
          <w:bCs/>
          <w:kern w:val="0"/>
          <w:sz w:val="24"/>
          <w:szCs w:val="24"/>
          <w:lang w:eastAsia="en-IN"/>
          <w14:ligatures w14:val="none"/>
        </w:rPr>
        <w:t>boAt Lifestyle</w:t>
      </w:r>
      <w:r w:rsidRPr="00846CA1">
        <w:rPr>
          <w:rFonts w:ascii="Times New Roman" w:eastAsia="Times New Roman" w:hAnsi="Times New Roman" w:cs="Times New Roman"/>
          <w:kern w:val="0"/>
          <w:sz w:val="24"/>
          <w:szCs w:val="24"/>
          <w:lang w:eastAsia="en-IN"/>
          <w14:ligatures w14:val="none"/>
        </w:rPr>
        <w:t xml:space="preserve">, a startup aimed at creating high-quality, fashionable, and affordable audio products such as earphones, headphones, Bluetooth speakers, and wearables. The vision was to build a </w:t>
      </w:r>
      <w:r w:rsidRPr="00846CA1">
        <w:rPr>
          <w:rFonts w:ascii="Times New Roman" w:eastAsia="Times New Roman" w:hAnsi="Times New Roman" w:cs="Times New Roman"/>
          <w:b/>
          <w:bCs/>
          <w:kern w:val="0"/>
          <w:sz w:val="24"/>
          <w:szCs w:val="24"/>
          <w:lang w:eastAsia="en-IN"/>
          <w14:ligatures w14:val="none"/>
        </w:rPr>
        <w:t>youth-centric Indian brand</w:t>
      </w:r>
      <w:r w:rsidRPr="00846CA1">
        <w:rPr>
          <w:rFonts w:ascii="Times New Roman" w:eastAsia="Times New Roman" w:hAnsi="Times New Roman" w:cs="Times New Roman"/>
          <w:kern w:val="0"/>
          <w:sz w:val="24"/>
          <w:szCs w:val="24"/>
          <w:lang w:eastAsia="en-IN"/>
          <w14:ligatures w14:val="none"/>
        </w:rPr>
        <w:t xml:space="preserve"> that could match the aesthetics and performance of global brands but at a fraction of the cost. Aman used his marketing skills, financial acumen, and firsthand knowledge of the Indian consumer to craft a product and brand strategy that resonated deeply with millennials and Gen Z.</w:t>
      </w:r>
    </w:p>
    <w:p w14:paraId="089C4BF8" w14:textId="05C93E0E" w:rsidR="00846CA1" w:rsidRPr="00846CA1" w:rsidRDefault="00846CA1" w:rsidP="00846CA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kern w:val="0"/>
          <w:sz w:val="24"/>
          <w:szCs w:val="24"/>
          <w:lang w:eastAsia="en-IN"/>
          <w14:ligatures w14:val="none"/>
        </w:rPr>
        <w:t xml:space="preserve">boAt was launched as a </w:t>
      </w:r>
      <w:r w:rsidRPr="00846CA1">
        <w:rPr>
          <w:rFonts w:ascii="Times New Roman" w:eastAsia="Times New Roman" w:hAnsi="Times New Roman" w:cs="Times New Roman"/>
          <w:b/>
          <w:bCs/>
          <w:kern w:val="0"/>
          <w:sz w:val="24"/>
          <w:szCs w:val="24"/>
          <w:lang w:eastAsia="en-IN"/>
          <w14:ligatures w14:val="none"/>
        </w:rPr>
        <w:t>Direct-to-Consumer (D2C)</w:t>
      </w:r>
      <w:r w:rsidRPr="00846CA1">
        <w:rPr>
          <w:rFonts w:ascii="Times New Roman" w:eastAsia="Times New Roman" w:hAnsi="Times New Roman" w:cs="Times New Roman"/>
          <w:kern w:val="0"/>
          <w:sz w:val="24"/>
          <w:szCs w:val="24"/>
          <w:lang w:eastAsia="en-IN"/>
          <w14:ligatures w14:val="none"/>
        </w:rPr>
        <w:t xml:space="preserve"> brand, leveraging online marketplaces like Amazon and Flipkart, which helped the company minimize distribution costs and directly connect with its target audience.</w:t>
      </w:r>
    </w:p>
    <w:p w14:paraId="6F1B2B2E" w14:textId="77777777" w:rsidR="00846CA1" w:rsidRPr="00846CA1" w:rsidRDefault="00846CA1" w:rsidP="00846CA1">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t>Initial Challenges and Struggles</w:t>
      </w:r>
    </w:p>
    <w:p w14:paraId="0054657F" w14:textId="77777777" w:rsidR="00846CA1" w:rsidRPr="00846CA1" w:rsidRDefault="00846CA1" w:rsidP="00846CA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kern w:val="0"/>
          <w:sz w:val="24"/>
          <w:szCs w:val="24"/>
          <w:lang w:eastAsia="en-IN"/>
          <w14:ligatures w14:val="none"/>
        </w:rPr>
        <w:t xml:space="preserve">Like any startup, boAt's journey wasn’t smooth in the beginning. One of the biggest challenges was </w:t>
      </w:r>
      <w:r w:rsidRPr="00846CA1">
        <w:rPr>
          <w:rFonts w:ascii="Times New Roman" w:eastAsia="Times New Roman" w:hAnsi="Times New Roman" w:cs="Times New Roman"/>
          <w:b/>
          <w:bCs/>
          <w:kern w:val="0"/>
          <w:sz w:val="24"/>
          <w:szCs w:val="24"/>
          <w:lang w:eastAsia="en-IN"/>
          <w14:ligatures w14:val="none"/>
        </w:rPr>
        <w:t>competing with established multinational brands</w:t>
      </w:r>
      <w:r w:rsidRPr="00846CA1">
        <w:rPr>
          <w:rFonts w:ascii="Times New Roman" w:eastAsia="Times New Roman" w:hAnsi="Times New Roman" w:cs="Times New Roman"/>
          <w:kern w:val="0"/>
          <w:sz w:val="24"/>
          <w:szCs w:val="24"/>
          <w:lang w:eastAsia="en-IN"/>
          <w14:ligatures w14:val="none"/>
        </w:rPr>
        <w:t xml:space="preserve"> such as JBL, Sony, and Bose, which had strong market presence and brand loyalty in India.</w:t>
      </w:r>
    </w:p>
    <w:p w14:paraId="40C66E43" w14:textId="77777777" w:rsidR="00846CA1" w:rsidRPr="00846CA1" w:rsidRDefault="00846CA1" w:rsidP="00846CA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kern w:val="0"/>
          <w:sz w:val="24"/>
          <w:szCs w:val="24"/>
          <w:lang w:eastAsia="en-IN"/>
          <w14:ligatures w14:val="none"/>
        </w:rPr>
        <w:t>Some of the key initial challenges included:</w:t>
      </w:r>
    </w:p>
    <w:p w14:paraId="1780D1DE" w14:textId="77777777" w:rsidR="00846CA1" w:rsidRPr="00846CA1" w:rsidRDefault="00846CA1" w:rsidP="00846CA1">
      <w:pPr>
        <w:numPr>
          <w:ilvl w:val="0"/>
          <w:numId w:val="2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t>Limited funding:</w:t>
      </w:r>
      <w:r w:rsidRPr="00846CA1">
        <w:rPr>
          <w:rFonts w:ascii="Times New Roman" w:eastAsia="Times New Roman" w:hAnsi="Times New Roman" w:cs="Times New Roman"/>
          <w:kern w:val="0"/>
          <w:sz w:val="24"/>
          <w:szCs w:val="24"/>
          <w:lang w:eastAsia="en-IN"/>
          <w14:ligatures w14:val="none"/>
        </w:rPr>
        <w:t xml:space="preserve"> Unlike well-funded competitors, boAt began with </w:t>
      </w:r>
      <w:r w:rsidRPr="00846CA1">
        <w:rPr>
          <w:rFonts w:ascii="Times New Roman" w:eastAsia="Times New Roman" w:hAnsi="Times New Roman" w:cs="Times New Roman"/>
          <w:b/>
          <w:bCs/>
          <w:kern w:val="0"/>
          <w:sz w:val="24"/>
          <w:szCs w:val="24"/>
          <w:lang w:eastAsia="en-IN"/>
          <w14:ligatures w14:val="none"/>
        </w:rPr>
        <w:t>bootstrapped capital</w:t>
      </w:r>
      <w:r w:rsidRPr="00846CA1">
        <w:rPr>
          <w:rFonts w:ascii="Times New Roman" w:eastAsia="Times New Roman" w:hAnsi="Times New Roman" w:cs="Times New Roman"/>
          <w:kern w:val="0"/>
          <w:sz w:val="24"/>
          <w:szCs w:val="24"/>
          <w:lang w:eastAsia="en-IN"/>
          <w14:ligatures w14:val="none"/>
        </w:rPr>
        <w:t xml:space="preserve"> and limited resources, which made marketing and scaling difficult.</w:t>
      </w:r>
    </w:p>
    <w:p w14:paraId="43FFE520" w14:textId="77777777" w:rsidR="00846CA1" w:rsidRPr="00846CA1" w:rsidRDefault="00846CA1" w:rsidP="00846CA1">
      <w:pPr>
        <w:numPr>
          <w:ilvl w:val="0"/>
          <w:numId w:val="2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t>Brand credibility:</w:t>
      </w:r>
      <w:r w:rsidRPr="00846CA1">
        <w:rPr>
          <w:rFonts w:ascii="Times New Roman" w:eastAsia="Times New Roman" w:hAnsi="Times New Roman" w:cs="Times New Roman"/>
          <w:kern w:val="0"/>
          <w:sz w:val="24"/>
          <w:szCs w:val="24"/>
          <w:lang w:eastAsia="en-IN"/>
          <w14:ligatures w14:val="none"/>
        </w:rPr>
        <w:t xml:space="preserve"> Convincing customers to trust a new Indian brand over known global players was difficult in a market where “foreign” often implied “premium.”</w:t>
      </w:r>
    </w:p>
    <w:p w14:paraId="4B05CE4C" w14:textId="77777777" w:rsidR="00846CA1" w:rsidRPr="00846CA1" w:rsidRDefault="00846CA1" w:rsidP="00846CA1">
      <w:pPr>
        <w:numPr>
          <w:ilvl w:val="0"/>
          <w:numId w:val="2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t>Product sourcing and quality:</w:t>
      </w:r>
      <w:r w:rsidRPr="00846CA1">
        <w:rPr>
          <w:rFonts w:ascii="Times New Roman" w:eastAsia="Times New Roman" w:hAnsi="Times New Roman" w:cs="Times New Roman"/>
          <w:kern w:val="0"/>
          <w:sz w:val="24"/>
          <w:szCs w:val="24"/>
          <w:lang w:eastAsia="en-IN"/>
          <w14:ligatures w14:val="none"/>
        </w:rPr>
        <w:t xml:space="preserve"> Balancing affordability with durability and premium look required rigorous sourcing and quality control.</w:t>
      </w:r>
    </w:p>
    <w:p w14:paraId="38C81300" w14:textId="77777777" w:rsidR="00846CA1" w:rsidRPr="00846CA1" w:rsidRDefault="00846CA1" w:rsidP="00846CA1">
      <w:pPr>
        <w:numPr>
          <w:ilvl w:val="0"/>
          <w:numId w:val="2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t>Supply chain constraints:</w:t>
      </w:r>
      <w:r w:rsidRPr="00846CA1">
        <w:rPr>
          <w:rFonts w:ascii="Times New Roman" w:eastAsia="Times New Roman" w:hAnsi="Times New Roman" w:cs="Times New Roman"/>
          <w:kern w:val="0"/>
          <w:sz w:val="24"/>
          <w:szCs w:val="24"/>
          <w:lang w:eastAsia="en-IN"/>
          <w14:ligatures w14:val="none"/>
        </w:rPr>
        <w:t xml:space="preserve"> As a new player, managing manufacturing partnerships, logistics, and warehousing posed operational challenges.</w:t>
      </w:r>
    </w:p>
    <w:p w14:paraId="194693B5" w14:textId="77777777" w:rsidR="00846CA1" w:rsidRPr="00846CA1" w:rsidRDefault="00846CA1" w:rsidP="00846CA1">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t>Key Decisions and Turning Points</w:t>
      </w:r>
    </w:p>
    <w:p w14:paraId="439D483E" w14:textId="77777777" w:rsidR="00846CA1" w:rsidRPr="00846CA1" w:rsidRDefault="00846CA1" w:rsidP="00846CA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kern w:val="0"/>
          <w:sz w:val="24"/>
          <w:szCs w:val="24"/>
          <w:lang w:eastAsia="en-IN"/>
          <w14:ligatures w14:val="none"/>
        </w:rPr>
        <w:t>Several critical decisions made by Aman Gupta and his team changed the course of boAt and laid the foundation for its rise as a market leader:</w:t>
      </w:r>
    </w:p>
    <w:p w14:paraId="03E942ED" w14:textId="77777777" w:rsidR="00846CA1" w:rsidRPr="00846CA1" w:rsidRDefault="00846CA1" w:rsidP="00846CA1">
      <w:pPr>
        <w:numPr>
          <w:ilvl w:val="0"/>
          <w:numId w:val="2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t>Targeting Indian Millennials and Gen Z:</w:t>
      </w:r>
      <w:r w:rsidRPr="00846CA1">
        <w:rPr>
          <w:rFonts w:ascii="Times New Roman" w:eastAsia="Times New Roman" w:hAnsi="Times New Roman" w:cs="Times New Roman"/>
          <w:kern w:val="0"/>
          <w:sz w:val="24"/>
          <w:szCs w:val="24"/>
          <w:lang w:eastAsia="en-IN"/>
          <w14:ligatures w14:val="none"/>
        </w:rPr>
        <w:br/>
        <w:t xml:space="preserve">Instead of trying to imitate international brands, Aman created a unique </w:t>
      </w:r>
      <w:r w:rsidRPr="00846CA1">
        <w:rPr>
          <w:rFonts w:ascii="Times New Roman" w:eastAsia="Times New Roman" w:hAnsi="Times New Roman" w:cs="Times New Roman"/>
          <w:b/>
          <w:bCs/>
          <w:kern w:val="0"/>
          <w:sz w:val="24"/>
          <w:szCs w:val="24"/>
          <w:lang w:eastAsia="en-IN"/>
          <w14:ligatures w14:val="none"/>
        </w:rPr>
        <w:t>youth-focused identity</w:t>
      </w:r>
      <w:r w:rsidRPr="00846CA1">
        <w:rPr>
          <w:rFonts w:ascii="Times New Roman" w:eastAsia="Times New Roman" w:hAnsi="Times New Roman" w:cs="Times New Roman"/>
          <w:kern w:val="0"/>
          <w:sz w:val="24"/>
          <w:szCs w:val="24"/>
          <w:lang w:eastAsia="en-IN"/>
          <w14:ligatures w14:val="none"/>
        </w:rPr>
        <w:t xml:space="preserve"> for boAt. Products were marketed as fashion accessories, not just tech gadgets. This redefinition of wearable audio helped build emotional connections with users.</w:t>
      </w:r>
    </w:p>
    <w:p w14:paraId="26B92DC1" w14:textId="77777777" w:rsidR="00846CA1" w:rsidRPr="00846CA1" w:rsidRDefault="00846CA1" w:rsidP="00846CA1">
      <w:pPr>
        <w:numPr>
          <w:ilvl w:val="0"/>
          <w:numId w:val="2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lastRenderedPageBreak/>
        <w:t>Building a Strong Brand Persona:</w:t>
      </w:r>
      <w:r w:rsidRPr="00846CA1">
        <w:rPr>
          <w:rFonts w:ascii="Times New Roman" w:eastAsia="Times New Roman" w:hAnsi="Times New Roman" w:cs="Times New Roman"/>
          <w:kern w:val="0"/>
          <w:sz w:val="24"/>
          <w:szCs w:val="24"/>
          <w:lang w:eastAsia="en-IN"/>
          <w14:ligatures w14:val="none"/>
        </w:rPr>
        <w:br/>
        <w:t xml:space="preserve">boAt invested heavily in branding and collaborations with </w:t>
      </w:r>
      <w:r w:rsidRPr="00846CA1">
        <w:rPr>
          <w:rFonts w:ascii="Times New Roman" w:eastAsia="Times New Roman" w:hAnsi="Times New Roman" w:cs="Times New Roman"/>
          <w:b/>
          <w:bCs/>
          <w:kern w:val="0"/>
          <w:sz w:val="24"/>
          <w:szCs w:val="24"/>
          <w:lang w:eastAsia="en-IN"/>
          <w14:ligatures w14:val="none"/>
        </w:rPr>
        <w:t>Bollywood celebrities, cricketers, and influencers</w:t>
      </w:r>
      <w:r w:rsidRPr="00846CA1">
        <w:rPr>
          <w:rFonts w:ascii="Times New Roman" w:eastAsia="Times New Roman" w:hAnsi="Times New Roman" w:cs="Times New Roman"/>
          <w:kern w:val="0"/>
          <w:sz w:val="24"/>
          <w:szCs w:val="24"/>
          <w:lang w:eastAsia="en-IN"/>
          <w14:ligatures w14:val="none"/>
        </w:rPr>
        <w:t xml:space="preserve"> like Hardik Pandya, Kartik Aaryan, Kiara Advani, and Shikhar Dhawan. This significantly boosted its popularity among young customers.</w:t>
      </w:r>
    </w:p>
    <w:p w14:paraId="291D0CAC" w14:textId="77777777" w:rsidR="00846CA1" w:rsidRPr="00846CA1" w:rsidRDefault="00846CA1" w:rsidP="00846CA1">
      <w:pPr>
        <w:numPr>
          <w:ilvl w:val="0"/>
          <w:numId w:val="2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t>Online-First Strategy:</w:t>
      </w:r>
      <w:r w:rsidRPr="00846CA1">
        <w:rPr>
          <w:rFonts w:ascii="Times New Roman" w:eastAsia="Times New Roman" w:hAnsi="Times New Roman" w:cs="Times New Roman"/>
          <w:kern w:val="0"/>
          <w:sz w:val="24"/>
          <w:szCs w:val="24"/>
          <w:lang w:eastAsia="en-IN"/>
          <w14:ligatures w14:val="none"/>
        </w:rPr>
        <w:br/>
        <w:t xml:space="preserve">By focusing on online platforms for product sales, boAt bypassed the high costs of traditional retail and directly reached tech-savvy consumers. This </w:t>
      </w:r>
      <w:r w:rsidRPr="00846CA1">
        <w:rPr>
          <w:rFonts w:ascii="Times New Roman" w:eastAsia="Times New Roman" w:hAnsi="Times New Roman" w:cs="Times New Roman"/>
          <w:b/>
          <w:bCs/>
          <w:kern w:val="0"/>
          <w:sz w:val="24"/>
          <w:szCs w:val="24"/>
          <w:lang w:eastAsia="en-IN"/>
          <w14:ligatures w14:val="none"/>
        </w:rPr>
        <w:t>D2C model</w:t>
      </w:r>
      <w:r w:rsidRPr="00846CA1">
        <w:rPr>
          <w:rFonts w:ascii="Times New Roman" w:eastAsia="Times New Roman" w:hAnsi="Times New Roman" w:cs="Times New Roman"/>
          <w:kern w:val="0"/>
          <w:sz w:val="24"/>
          <w:szCs w:val="24"/>
          <w:lang w:eastAsia="en-IN"/>
          <w14:ligatures w14:val="none"/>
        </w:rPr>
        <w:t xml:space="preserve"> gave them better control over pricing and customer experience.</w:t>
      </w:r>
    </w:p>
    <w:p w14:paraId="5A7BE7DE" w14:textId="77777777" w:rsidR="00846CA1" w:rsidRPr="00846CA1" w:rsidRDefault="00846CA1" w:rsidP="00846CA1">
      <w:pPr>
        <w:numPr>
          <w:ilvl w:val="0"/>
          <w:numId w:val="2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t>Customer Feedback Loops:</w:t>
      </w:r>
      <w:r w:rsidRPr="00846CA1">
        <w:rPr>
          <w:rFonts w:ascii="Times New Roman" w:eastAsia="Times New Roman" w:hAnsi="Times New Roman" w:cs="Times New Roman"/>
          <w:kern w:val="0"/>
          <w:sz w:val="24"/>
          <w:szCs w:val="24"/>
          <w:lang w:eastAsia="en-IN"/>
          <w14:ligatures w14:val="none"/>
        </w:rPr>
        <w:br/>
        <w:t xml:space="preserve">boAt constantly adapted its products based on user reviews and feedback. This </w:t>
      </w:r>
      <w:r w:rsidRPr="00846CA1">
        <w:rPr>
          <w:rFonts w:ascii="Times New Roman" w:eastAsia="Times New Roman" w:hAnsi="Times New Roman" w:cs="Times New Roman"/>
          <w:b/>
          <w:bCs/>
          <w:kern w:val="0"/>
          <w:sz w:val="24"/>
          <w:szCs w:val="24"/>
          <w:lang w:eastAsia="en-IN"/>
          <w14:ligatures w14:val="none"/>
        </w:rPr>
        <w:t>consumer-first approach</w:t>
      </w:r>
      <w:r w:rsidRPr="00846CA1">
        <w:rPr>
          <w:rFonts w:ascii="Times New Roman" w:eastAsia="Times New Roman" w:hAnsi="Times New Roman" w:cs="Times New Roman"/>
          <w:kern w:val="0"/>
          <w:sz w:val="24"/>
          <w:szCs w:val="24"/>
          <w:lang w:eastAsia="en-IN"/>
          <w14:ligatures w14:val="none"/>
        </w:rPr>
        <w:t xml:space="preserve"> led to better product-market fit and higher customer loyalty.</w:t>
      </w:r>
    </w:p>
    <w:p w14:paraId="5E7B1121" w14:textId="77777777" w:rsidR="00846CA1" w:rsidRPr="00846CA1" w:rsidRDefault="00846CA1" w:rsidP="00846CA1">
      <w:pPr>
        <w:numPr>
          <w:ilvl w:val="0"/>
          <w:numId w:val="2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t>Brand Patriotism – "Made for India":</w:t>
      </w:r>
      <w:r w:rsidRPr="00846CA1">
        <w:rPr>
          <w:rFonts w:ascii="Times New Roman" w:eastAsia="Times New Roman" w:hAnsi="Times New Roman" w:cs="Times New Roman"/>
          <w:kern w:val="0"/>
          <w:sz w:val="24"/>
          <w:szCs w:val="24"/>
          <w:lang w:eastAsia="en-IN"/>
          <w14:ligatures w14:val="none"/>
        </w:rPr>
        <w:br/>
        <w:t xml:space="preserve">Aman marketed boAt as a </w:t>
      </w:r>
      <w:r w:rsidRPr="00846CA1">
        <w:rPr>
          <w:rFonts w:ascii="Times New Roman" w:eastAsia="Times New Roman" w:hAnsi="Times New Roman" w:cs="Times New Roman"/>
          <w:b/>
          <w:bCs/>
          <w:kern w:val="0"/>
          <w:sz w:val="24"/>
          <w:szCs w:val="24"/>
          <w:lang w:eastAsia="en-IN"/>
          <w14:ligatures w14:val="none"/>
        </w:rPr>
        <w:t>homegrown brand</w:t>
      </w:r>
      <w:r w:rsidRPr="00846CA1">
        <w:rPr>
          <w:rFonts w:ascii="Times New Roman" w:eastAsia="Times New Roman" w:hAnsi="Times New Roman" w:cs="Times New Roman"/>
          <w:kern w:val="0"/>
          <w:sz w:val="24"/>
          <w:szCs w:val="24"/>
          <w:lang w:eastAsia="en-IN"/>
          <w14:ligatures w14:val="none"/>
        </w:rPr>
        <w:t xml:space="preserve"> that understood Indian preferences better than foreign players. This clicked with the rising sentiment of </w:t>
      </w:r>
      <w:r w:rsidRPr="00846CA1">
        <w:rPr>
          <w:rFonts w:ascii="Times New Roman" w:eastAsia="Times New Roman" w:hAnsi="Times New Roman" w:cs="Times New Roman"/>
          <w:b/>
          <w:bCs/>
          <w:kern w:val="0"/>
          <w:sz w:val="24"/>
          <w:szCs w:val="24"/>
          <w:lang w:eastAsia="en-IN"/>
          <w14:ligatures w14:val="none"/>
        </w:rPr>
        <w:t>"Atmanirbhar Bharat" (Self-Reliant India)</w:t>
      </w:r>
      <w:r w:rsidRPr="00846CA1">
        <w:rPr>
          <w:rFonts w:ascii="Times New Roman" w:eastAsia="Times New Roman" w:hAnsi="Times New Roman" w:cs="Times New Roman"/>
          <w:kern w:val="0"/>
          <w:sz w:val="24"/>
          <w:szCs w:val="24"/>
          <w:lang w:eastAsia="en-IN"/>
          <w14:ligatures w14:val="none"/>
        </w:rPr>
        <w:t xml:space="preserve"> and strengthened customer trust.</w:t>
      </w:r>
    </w:p>
    <w:p w14:paraId="324D04E4" w14:textId="77777777" w:rsidR="00846CA1" w:rsidRPr="00846CA1" w:rsidRDefault="00846CA1" w:rsidP="00846CA1">
      <w:pPr>
        <w:numPr>
          <w:ilvl w:val="0"/>
          <w:numId w:val="2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t>Expansion into Wearables:</w:t>
      </w:r>
      <w:r w:rsidRPr="00846CA1">
        <w:rPr>
          <w:rFonts w:ascii="Times New Roman" w:eastAsia="Times New Roman" w:hAnsi="Times New Roman" w:cs="Times New Roman"/>
          <w:kern w:val="0"/>
          <w:sz w:val="24"/>
          <w:szCs w:val="24"/>
          <w:lang w:eastAsia="en-IN"/>
          <w14:ligatures w14:val="none"/>
        </w:rPr>
        <w:br/>
        <w:t xml:space="preserve">After dominating the audio market, boAt expanded into </w:t>
      </w:r>
      <w:r w:rsidRPr="00846CA1">
        <w:rPr>
          <w:rFonts w:ascii="Times New Roman" w:eastAsia="Times New Roman" w:hAnsi="Times New Roman" w:cs="Times New Roman"/>
          <w:b/>
          <w:bCs/>
          <w:kern w:val="0"/>
          <w:sz w:val="24"/>
          <w:szCs w:val="24"/>
          <w:lang w:eastAsia="en-IN"/>
          <w14:ligatures w14:val="none"/>
        </w:rPr>
        <w:t>smartwatches and fitness bands</w:t>
      </w:r>
      <w:r w:rsidRPr="00846CA1">
        <w:rPr>
          <w:rFonts w:ascii="Times New Roman" w:eastAsia="Times New Roman" w:hAnsi="Times New Roman" w:cs="Times New Roman"/>
          <w:kern w:val="0"/>
          <w:sz w:val="24"/>
          <w:szCs w:val="24"/>
          <w:lang w:eastAsia="en-IN"/>
          <w14:ligatures w14:val="none"/>
        </w:rPr>
        <w:t>, becoming one of the top wearable tech brands in India and globally. This diversification created multiple revenue streams.</w:t>
      </w:r>
    </w:p>
    <w:p w14:paraId="4FC179DE" w14:textId="77777777" w:rsidR="00846CA1" w:rsidRPr="00846CA1" w:rsidRDefault="00846CA1" w:rsidP="00846CA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kern w:val="0"/>
          <w:sz w:val="24"/>
          <w:szCs w:val="24"/>
          <w:lang w:eastAsia="en-IN"/>
          <w14:ligatures w14:val="none"/>
        </w:rPr>
        <w:t xml:space="preserve">A major turning point came when </w:t>
      </w:r>
      <w:r w:rsidRPr="00846CA1">
        <w:rPr>
          <w:rFonts w:ascii="Times New Roman" w:eastAsia="Times New Roman" w:hAnsi="Times New Roman" w:cs="Times New Roman"/>
          <w:b/>
          <w:bCs/>
          <w:kern w:val="0"/>
          <w:sz w:val="24"/>
          <w:szCs w:val="24"/>
          <w:lang w:eastAsia="en-IN"/>
          <w14:ligatures w14:val="none"/>
        </w:rPr>
        <w:t>boAt achieved ₹100 crore in sales within just two years</w:t>
      </w:r>
      <w:r w:rsidRPr="00846CA1">
        <w:rPr>
          <w:rFonts w:ascii="Times New Roman" w:eastAsia="Times New Roman" w:hAnsi="Times New Roman" w:cs="Times New Roman"/>
          <w:kern w:val="0"/>
          <w:sz w:val="24"/>
          <w:szCs w:val="24"/>
          <w:lang w:eastAsia="en-IN"/>
          <w14:ligatures w14:val="none"/>
        </w:rPr>
        <w:t xml:space="preserve">, eventually crossing </w:t>
      </w:r>
      <w:r w:rsidRPr="00846CA1">
        <w:rPr>
          <w:rFonts w:ascii="Times New Roman" w:eastAsia="Times New Roman" w:hAnsi="Times New Roman" w:cs="Times New Roman"/>
          <w:b/>
          <w:bCs/>
          <w:kern w:val="0"/>
          <w:sz w:val="24"/>
          <w:szCs w:val="24"/>
          <w:lang w:eastAsia="en-IN"/>
          <w14:ligatures w14:val="none"/>
        </w:rPr>
        <w:t>₹701 crore in FY2020</w:t>
      </w:r>
      <w:r w:rsidRPr="00846CA1">
        <w:rPr>
          <w:rFonts w:ascii="Times New Roman" w:eastAsia="Times New Roman" w:hAnsi="Times New Roman" w:cs="Times New Roman"/>
          <w:kern w:val="0"/>
          <w:sz w:val="24"/>
          <w:szCs w:val="24"/>
          <w:lang w:eastAsia="en-IN"/>
          <w14:ligatures w14:val="none"/>
        </w:rPr>
        <w:t>. This growth caught the attention of investors and established boAt as a serious player in the electronics market.</w:t>
      </w:r>
    </w:p>
    <w:p w14:paraId="37238A18" w14:textId="7B46BE95" w:rsidR="00E712FC" w:rsidRDefault="009B4A01" w:rsidP="00846CA1">
      <w:p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r w:rsidRPr="009B4A01">
        <w:rPr>
          <w:rFonts w:ascii="Times New Roman" w:eastAsia="Times New Roman" w:hAnsi="Times New Roman" w:cs="Times New Roman"/>
          <w:b/>
          <w:bCs/>
          <w:kern w:val="0"/>
          <w:sz w:val="24"/>
          <w:szCs w:val="24"/>
          <w:lang w:eastAsia="en-IN"/>
          <w14:ligatures w14:val="none"/>
        </w:rPr>
        <w:t xml:space="preserve"> </w:t>
      </w:r>
    </w:p>
    <w:p w14:paraId="4896C573" w14:textId="13A6BFDD" w:rsidR="00846CA1" w:rsidRDefault="00101A39" w:rsidP="003248FE">
      <w:pPr>
        <w:tabs>
          <w:tab w:val="left" w:pos="1932"/>
        </w:tabs>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ab/>
      </w:r>
      <w:r w:rsidR="003248FE">
        <w:rPr>
          <w:noProof/>
        </w:rPr>
        <w:drawing>
          <wp:inline distT="0" distB="0" distL="0" distR="0" wp14:anchorId="0B1906E5" wp14:editId="7C5CEAC0">
            <wp:extent cx="3558540" cy="3558540"/>
            <wp:effectExtent l="0" t="0" r="3810" b="3810"/>
            <wp:docPr id="1668787739" name="Picture 9" descr="Aman Gupta (Boat Founder) Biography &amp; 15 Success Qu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man Gupta (Boat Founder) Biography &amp; 15 Success Quot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8540" cy="3558540"/>
                    </a:xfrm>
                    <a:prstGeom prst="rect">
                      <a:avLst/>
                    </a:prstGeom>
                    <a:noFill/>
                    <a:ln>
                      <a:noFill/>
                    </a:ln>
                  </pic:spPr>
                </pic:pic>
              </a:graphicData>
            </a:graphic>
          </wp:inline>
        </w:drawing>
      </w:r>
    </w:p>
    <w:p w14:paraId="52C0E321" w14:textId="77777777" w:rsidR="003248FE" w:rsidRDefault="003248FE" w:rsidP="003248FE">
      <w:pPr>
        <w:tabs>
          <w:tab w:val="left" w:pos="1932"/>
        </w:tabs>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p>
    <w:p w14:paraId="667A2AC8" w14:textId="2AD6F4E4" w:rsidR="00846CA1" w:rsidRPr="00846CA1" w:rsidRDefault="00846CA1" w:rsidP="00846CA1">
      <w:pPr>
        <w:spacing w:after="0" w:line="240" w:lineRule="auto"/>
        <w:rPr>
          <w:rFonts w:ascii="Times New Roman" w:eastAsia="Times New Roman" w:hAnsi="Times New Roman" w:cs="Times New Roman"/>
          <w:kern w:val="0"/>
          <w:sz w:val="24"/>
          <w:szCs w:val="24"/>
          <w:lang w:eastAsia="en-IN"/>
          <w14:ligatures w14:val="none"/>
        </w:rPr>
      </w:pPr>
    </w:p>
    <w:p w14:paraId="77C8165E" w14:textId="77777777" w:rsidR="00846CA1" w:rsidRPr="00846CA1" w:rsidRDefault="00846CA1" w:rsidP="00846CA1">
      <w:p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en-IN"/>
          <w14:ligatures w14:val="none"/>
        </w:rPr>
      </w:pPr>
      <w:r w:rsidRPr="00846CA1">
        <w:rPr>
          <w:rFonts w:ascii="Times New Roman" w:eastAsia="Times New Roman" w:hAnsi="Times New Roman" w:cs="Times New Roman"/>
          <w:b/>
          <w:bCs/>
          <w:kern w:val="0"/>
          <w:sz w:val="27"/>
          <w:szCs w:val="27"/>
          <w:lang w:eastAsia="en-IN"/>
          <w14:ligatures w14:val="none"/>
        </w:rPr>
        <w:lastRenderedPageBreak/>
        <w:t>4. Innovations and Business Model</w:t>
      </w:r>
    </w:p>
    <w:p w14:paraId="23AFBEEF" w14:textId="77777777" w:rsidR="00846CA1" w:rsidRPr="00846CA1" w:rsidRDefault="00846CA1" w:rsidP="00846CA1">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t>Unique Ideas and Strategies Implemented</w:t>
      </w:r>
    </w:p>
    <w:p w14:paraId="283C8F06" w14:textId="77777777" w:rsidR="00846CA1" w:rsidRPr="00846CA1" w:rsidRDefault="00846CA1" w:rsidP="00846CA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kern w:val="0"/>
          <w:sz w:val="24"/>
          <w:szCs w:val="24"/>
          <w:lang w:eastAsia="en-IN"/>
          <w14:ligatures w14:val="none"/>
        </w:rPr>
        <w:t xml:space="preserve">Aman Gupta’s entrepreneurial vision for boAt was rooted in </w:t>
      </w:r>
      <w:r w:rsidRPr="00846CA1">
        <w:rPr>
          <w:rFonts w:ascii="Times New Roman" w:eastAsia="Times New Roman" w:hAnsi="Times New Roman" w:cs="Times New Roman"/>
          <w:b/>
          <w:bCs/>
          <w:kern w:val="0"/>
          <w:sz w:val="24"/>
          <w:szCs w:val="24"/>
          <w:lang w:eastAsia="en-IN"/>
          <w14:ligatures w14:val="none"/>
        </w:rPr>
        <w:t>disruption through relatability and innovation</w:t>
      </w:r>
      <w:r w:rsidRPr="00846CA1">
        <w:rPr>
          <w:rFonts w:ascii="Times New Roman" w:eastAsia="Times New Roman" w:hAnsi="Times New Roman" w:cs="Times New Roman"/>
          <w:kern w:val="0"/>
          <w:sz w:val="24"/>
          <w:szCs w:val="24"/>
          <w:lang w:eastAsia="en-IN"/>
          <w14:ligatures w14:val="none"/>
        </w:rPr>
        <w:t>. He took a unique approach to product development and brand building in the Indian electronics market.</w:t>
      </w:r>
    </w:p>
    <w:p w14:paraId="3647957F" w14:textId="77777777" w:rsidR="00846CA1" w:rsidRPr="00846CA1" w:rsidRDefault="00846CA1" w:rsidP="00846CA1">
      <w:pPr>
        <w:numPr>
          <w:ilvl w:val="0"/>
          <w:numId w:val="2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t>Positioning Audio Gear as Fashion Accessories:</w:t>
      </w:r>
      <w:r w:rsidRPr="00846CA1">
        <w:rPr>
          <w:rFonts w:ascii="Times New Roman" w:eastAsia="Times New Roman" w:hAnsi="Times New Roman" w:cs="Times New Roman"/>
          <w:kern w:val="0"/>
          <w:sz w:val="24"/>
          <w:szCs w:val="24"/>
          <w:lang w:eastAsia="en-IN"/>
          <w14:ligatures w14:val="none"/>
        </w:rPr>
        <w:br/>
        <w:t xml:space="preserve">Instead of selling earphones and speakers as technical gadgets, boAt positioned them as </w:t>
      </w:r>
      <w:r w:rsidRPr="00846CA1">
        <w:rPr>
          <w:rFonts w:ascii="Times New Roman" w:eastAsia="Times New Roman" w:hAnsi="Times New Roman" w:cs="Times New Roman"/>
          <w:b/>
          <w:bCs/>
          <w:kern w:val="0"/>
          <w:sz w:val="24"/>
          <w:szCs w:val="24"/>
          <w:lang w:eastAsia="en-IN"/>
          <w14:ligatures w14:val="none"/>
        </w:rPr>
        <w:t>lifestyle and fashion products</w:t>
      </w:r>
      <w:r w:rsidRPr="00846CA1">
        <w:rPr>
          <w:rFonts w:ascii="Times New Roman" w:eastAsia="Times New Roman" w:hAnsi="Times New Roman" w:cs="Times New Roman"/>
          <w:kern w:val="0"/>
          <w:sz w:val="24"/>
          <w:szCs w:val="24"/>
          <w:lang w:eastAsia="en-IN"/>
          <w14:ligatures w14:val="none"/>
        </w:rPr>
        <w:t xml:space="preserve">. The aim was to make customers </w:t>
      </w:r>
      <w:r w:rsidRPr="00846CA1">
        <w:rPr>
          <w:rFonts w:ascii="Times New Roman" w:eastAsia="Times New Roman" w:hAnsi="Times New Roman" w:cs="Times New Roman"/>
          <w:i/>
          <w:iCs/>
          <w:kern w:val="0"/>
          <w:sz w:val="24"/>
          <w:szCs w:val="24"/>
          <w:lang w:eastAsia="en-IN"/>
          <w14:ligatures w14:val="none"/>
        </w:rPr>
        <w:t>wear</w:t>
      </w:r>
      <w:r w:rsidRPr="00846CA1">
        <w:rPr>
          <w:rFonts w:ascii="Times New Roman" w:eastAsia="Times New Roman" w:hAnsi="Times New Roman" w:cs="Times New Roman"/>
          <w:kern w:val="0"/>
          <w:sz w:val="24"/>
          <w:szCs w:val="24"/>
          <w:lang w:eastAsia="en-IN"/>
          <w14:ligatures w14:val="none"/>
        </w:rPr>
        <w:t xml:space="preserve"> audio gear with pride, similar to watches or sunglasses.</w:t>
      </w:r>
    </w:p>
    <w:p w14:paraId="733F0B71" w14:textId="77777777" w:rsidR="00846CA1" w:rsidRPr="00846CA1" w:rsidRDefault="00846CA1" w:rsidP="00846CA1">
      <w:pPr>
        <w:numPr>
          <w:ilvl w:val="0"/>
          <w:numId w:val="2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t>Building a Youth-Driven Identity:</w:t>
      </w:r>
      <w:r w:rsidRPr="00846CA1">
        <w:rPr>
          <w:rFonts w:ascii="Times New Roman" w:eastAsia="Times New Roman" w:hAnsi="Times New Roman" w:cs="Times New Roman"/>
          <w:kern w:val="0"/>
          <w:sz w:val="24"/>
          <w:szCs w:val="24"/>
          <w:lang w:eastAsia="en-IN"/>
          <w14:ligatures w14:val="none"/>
        </w:rPr>
        <w:br/>
        <w:t xml:space="preserve">Recognizing that the Indian youth were both tech-savvy and style-conscious, Aman developed branding that resonated with </w:t>
      </w:r>
      <w:r w:rsidRPr="00846CA1">
        <w:rPr>
          <w:rFonts w:ascii="Times New Roman" w:eastAsia="Times New Roman" w:hAnsi="Times New Roman" w:cs="Times New Roman"/>
          <w:b/>
          <w:bCs/>
          <w:kern w:val="0"/>
          <w:sz w:val="24"/>
          <w:szCs w:val="24"/>
          <w:lang w:eastAsia="en-IN"/>
          <w14:ligatures w14:val="none"/>
        </w:rPr>
        <w:t>millennials and Gen Z</w:t>
      </w:r>
      <w:r w:rsidRPr="00846CA1">
        <w:rPr>
          <w:rFonts w:ascii="Times New Roman" w:eastAsia="Times New Roman" w:hAnsi="Times New Roman" w:cs="Times New Roman"/>
          <w:kern w:val="0"/>
          <w:sz w:val="24"/>
          <w:szCs w:val="24"/>
          <w:lang w:eastAsia="en-IN"/>
          <w14:ligatures w14:val="none"/>
        </w:rPr>
        <w:t>, making boAt “cool” and aspirational.</w:t>
      </w:r>
    </w:p>
    <w:p w14:paraId="54A6D3E1" w14:textId="77777777" w:rsidR="00846CA1" w:rsidRPr="00846CA1" w:rsidRDefault="00846CA1" w:rsidP="00846CA1">
      <w:pPr>
        <w:numPr>
          <w:ilvl w:val="0"/>
          <w:numId w:val="2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t>Celebrity and Sports Endorsements:</w:t>
      </w:r>
      <w:r w:rsidRPr="00846CA1">
        <w:rPr>
          <w:rFonts w:ascii="Times New Roman" w:eastAsia="Times New Roman" w:hAnsi="Times New Roman" w:cs="Times New Roman"/>
          <w:kern w:val="0"/>
          <w:sz w:val="24"/>
          <w:szCs w:val="24"/>
          <w:lang w:eastAsia="en-IN"/>
          <w14:ligatures w14:val="none"/>
        </w:rPr>
        <w:br/>
        <w:t xml:space="preserve">Unlike legacy brands that relied on tech specifications, boAt promoted products through </w:t>
      </w:r>
      <w:r w:rsidRPr="00846CA1">
        <w:rPr>
          <w:rFonts w:ascii="Times New Roman" w:eastAsia="Times New Roman" w:hAnsi="Times New Roman" w:cs="Times New Roman"/>
          <w:b/>
          <w:bCs/>
          <w:kern w:val="0"/>
          <w:sz w:val="24"/>
          <w:szCs w:val="24"/>
          <w:lang w:eastAsia="en-IN"/>
          <w14:ligatures w14:val="none"/>
        </w:rPr>
        <w:t>brand ambassadors from music, Bollywood, and cricket</w:t>
      </w:r>
      <w:r w:rsidRPr="00846CA1">
        <w:rPr>
          <w:rFonts w:ascii="Times New Roman" w:eastAsia="Times New Roman" w:hAnsi="Times New Roman" w:cs="Times New Roman"/>
          <w:kern w:val="0"/>
          <w:sz w:val="24"/>
          <w:szCs w:val="24"/>
          <w:lang w:eastAsia="en-IN"/>
          <w14:ligatures w14:val="none"/>
        </w:rPr>
        <w:t>, including KL Rahul, Neha Kakkar, and Kartik Aaryan, making the products more relatable.</w:t>
      </w:r>
    </w:p>
    <w:p w14:paraId="1F1B32E3" w14:textId="77777777" w:rsidR="00846CA1" w:rsidRPr="00846CA1" w:rsidRDefault="00846CA1" w:rsidP="00846CA1">
      <w:pPr>
        <w:numPr>
          <w:ilvl w:val="0"/>
          <w:numId w:val="2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t>Community-Driven Branding – “boAtheads”:</w:t>
      </w:r>
      <w:r w:rsidRPr="00846CA1">
        <w:rPr>
          <w:rFonts w:ascii="Times New Roman" w:eastAsia="Times New Roman" w:hAnsi="Times New Roman" w:cs="Times New Roman"/>
          <w:kern w:val="0"/>
          <w:sz w:val="24"/>
          <w:szCs w:val="24"/>
          <w:lang w:eastAsia="en-IN"/>
          <w14:ligatures w14:val="none"/>
        </w:rPr>
        <w:br/>
        <w:t xml:space="preserve">Rather than focus solely on buyers, Aman built a </w:t>
      </w:r>
      <w:r w:rsidRPr="00846CA1">
        <w:rPr>
          <w:rFonts w:ascii="Times New Roman" w:eastAsia="Times New Roman" w:hAnsi="Times New Roman" w:cs="Times New Roman"/>
          <w:b/>
          <w:bCs/>
          <w:kern w:val="0"/>
          <w:sz w:val="24"/>
          <w:szCs w:val="24"/>
          <w:lang w:eastAsia="en-IN"/>
          <w14:ligatures w14:val="none"/>
        </w:rPr>
        <w:t>community culture</w:t>
      </w:r>
      <w:r w:rsidRPr="00846CA1">
        <w:rPr>
          <w:rFonts w:ascii="Times New Roman" w:eastAsia="Times New Roman" w:hAnsi="Times New Roman" w:cs="Times New Roman"/>
          <w:kern w:val="0"/>
          <w:sz w:val="24"/>
          <w:szCs w:val="24"/>
          <w:lang w:eastAsia="en-IN"/>
          <w14:ligatures w14:val="none"/>
        </w:rPr>
        <w:t>. “boAtheads” became not just customers but brand evangelists who actively participated in product launches and online challenges.</w:t>
      </w:r>
    </w:p>
    <w:p w14:paraId="387DCD63" w14:textId="77777777" w:rsidR="00846CA1" w:rsidRPr="00846CA1" w:rsidRDefault="00846CA1" w:rsidP="00846CA1">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t>Business Model and Revenue Streams</w:t>
      </w:r>
    </w:p>
    <w:p w14:paraId="4D3D2728" w14:textId="77777777" w:rsidR="00846CA1" w:rsidRPr="00846CA1" w:rsidRDefault="00846CA1" w:rsidP="00846CA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kern w:val="0"/>
          <w:sz w:val="24"/>
          <w:szCs w:val="24"/>
          <w:lang w:eastAsia="en-IN"/>
          <w14:ligatures w14:val="none"/>
        </w:rPr>
        <w:t xml:space="preserve">boAt's business model is a prime example of an </w:t>
      </w:r>
      <w:r w:rsidRPr="00846CA1">
        <w:rPr>
          <w:rFonts w:ascii="Times New Roman" w:eastAsia="Times New Roman" w:hAnsi="Times New Roman" w:cs="Times New Roman"/>
          <w:b/>
          <w:bCs/>
          <w:kern w:val="0"/>
          <w:sz w:val="24"/>
          <w:szCs w:val="24"/>
          <w:lang w:eastAsia="en-IN"/>
          <w14:ligatures w14:val="none"/>
        </w:rPr>
        <w:t>efficient D2C (Direct-to-Consumer)</w:t>
      </w:r>
      <w:r w:rsidRPr="00846CA1">
        <w:rPr>
          <w:rFonts w:ascii="Times New Roman" w:eastAsia="Times New Roman" w:hAnsi="Times New Roman" w:cs="Times New Roman"/>
          <w:kern w:val="0"/>
          <w:sz w:val="24"/>
          <w:szCs w:val="24"/>
          <w:lang w:eastAsia="en-IN"/>
          <w14:ligatures w14:val="none"/>
        </w:rPr>
        <w:t xml:space="preserve"> strategy, focusing on lean operations, cost control, and smart distribution:</w:t>
      </w:r>
    </w:p>
    <w:p w14:paraId="3E13FB5A" w14:textId="77777777" w:rsidR="00846CA1" w:rsidRPr="00846CA1" w:rsidRDefault="00846CA1" w:rsidP="00846CA1">
      <w:pPr>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t>Direct-to-Consumer (D2C) Sales:</w:t>
      </w:r>
    </w:p>
    <w:p w14:paraId="1F9E9306" w14:textId="77777777" w:rsidR="00846CA1" w:rsidRPr="00846CA1" w:rsidRDefault="00846CA1" w:rsidP="00846CA1">
      <w:pPr>
        <w:numPr>
          <w:ilvl w:val="1"/>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kern w:val="0"/>
          <w:sz w:val="24"/>
          <w:szCs w:val="24"/>
          <w:lang w:eastAsia="en-IN"/>
          <w14:ligatures w14:val="none"/>
        </w:rPr>
        <w:t xml:space="preserve">boAt began with an </w:t>
      </w:r>
      <w:r w:rsidRPr="00846CA1">
        <w:rPr>
          <w:rFonts w:ascii="Times New Roman" w:eastAsia="Times New Roman" w:hAnsi="Times New Roman" w:cs="Times New Roman"/>
          <w:b/>
          <w:bCs/>
          <w:kern w:val="0"/>
          <w:sz w:val="24"/>
          <w:szCs w:val="24"/>
          <w:lang w:eastAsia="en-IN"/>
          <w14:ligatures w14:val="none"/>
        </w:rPr>
        <w:t>online-first strategy</w:t>
      </w:r>
      <w:r w:rsidRPr="00846CA1">
        <w:rPr>
          <w:rFonts w:ascii="Times New Roman" w:eastAsia="Times New Roman" w:hAnsi="Times New Roman" w:cs="Times New Roman"/>
          <w:kern w:val="0"/>
          <w:sz w:val="24"/>
          <w:szCs w:val="24"/>
          <w:lang w:eastAsia="en-IN"/>
          <w14:ligatures w14:val="none"/>
        </w:rPr>
        <w:t>, avoiding middlemen and retail markups.</w:t>
      </w:r>
    </w:p>
    <w:p w14:paraId="62C1D20F" w14:textId="4287B648" w:rsidR="003248FE" w:rsidRDefault="00846CA1" w:rsidP="003248FE">
      <w:pPr>
        <w:numPr>
          <w:ilvl w:val="1"/>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kern w:val="0"/>
          <w:sz w:val="24"/>
          <w:szCs w:val="24"/>
          <w:lang w:eastAsia="en-IN"/>
          <w14:ligatures w14:val="none"/>
        </w:rPr>
        <w:t xml:space="preserve">Products were sold directly through platforms like </w:t>
      </w:r>
      <w:r w:rsidRPr="00846CA1">
        <w:rPr>
          <w:rFonts w:ascii="Times New Roman" w:eastAsia="Times New Roman" w:hAnsi="Times New Roman" w:cs="Times New Roman"/>
          <w:b/>
          <w:bCs/>
          <w:kern w:val="0"/>
          <w:sz w:val="24"/>
          <w:szCs w:val="24"/>
          <w:lang w:eastAsia="en-IN"/>
          <w14:ligatures w14:val="none"/>
        </w:rPr>
        <w:t>Amazon, Flipkart</w:t>
      </w:r>
      <w:r w:rsidRPr="00846CA1">
        <w:rPr>
          <w:rFonts w:ascii="Times New Roman" w:eastAsia="Times New Roman" w:hAnsi="Times New Roman" w:cs="Times New Roman"/>
          <w:kern w:val="0"/>
          <w:sz w:val="24"/>
          <w:szCs w:val="24"/>
          <w:lang w:eastAsia="en-IN"/>
          <w14:ligatures w14:val="none"/>
        </w:rPr>
        <w:t xml:space="preserve">, and </w:t>
      </w:r>
      <w:r w:rsidRPr="00846CA1">
        <w:rPr>
          <w:rFonts w:ascii="Times New Roman" w:eastAsia="Times New Roman" w:hAnsi="Times New Roman" w:cs="Times New Roman"/>
          <w:b/>
          <w:bCs/>
          <w:kern w:val="0"/>
          <w:sz w:val="24"/>
          <w:szCs w:val="24"/>
          <w:lang w:eastAsia="en-IN"/>
          <w14:ligatures w14:val="none"/>
        </w:rPr>
        <w:t>boAt’s own website</w:t>
      </w:r>
      <w:r w:rsidRPr="00846CA1">
        <w:rPr>
          <w:rFonts w:ascii="Times New Roman" w:eastAsia="Times New Roman" w:hAnsi="Times New Roman" w:cs="Times New Roman"/>
          <w:kern w:val="0"/>
          <w:sz w:val="24"/>
          <w:szCs w:val="24"/>
          <w:lang w:eastAsia="en-IN"/>
          <w14:ligatures w14:val="none"/>
        </w:rPr>
        <w:t>, maximizing margins.</w:t>
      </w:r>
    </w:p>
    <w:p w14:paraId="2C742A7C" w14:textId="77777777" w:rsidR="003248FE" w:rsidRPr="003248FE" w:rsidRDefault="003248FE" w:rsidP="003248FE">
      <w:pPr>
        <w:spacing w:before="100" w:beforeAutospacing="1" w:after="100" w:afterAutospacing="1" w:line="240" w:lineRule="auto"/>
        <w:ind w:left="1440"/>
        <w:jc w:val="both"/>
        <w:rPr>
          <w:rFonts w:ascii="Times New Roman" w:eastAsia="Times New Roman" w:hAnsi="Times New Roman" w:cs="Times New Roman"/>
          <w:kern w:val="0"/>
          <w:sz w:val="24"/>
          <w:szCs w:val="24"/>
          <w:lang w:eastAsia="en-IN"/>
          <w14:ligatures w14:val="none"/>
        </w:rPr>
      </w:pPr>
    </w:p>
    <w:p w14:paraId="099AFEC3" w14:textId="77777777" w:rsidR="00846CA1" w:rsidRPr="00846CA1" w:rsidRDefault="00846CA1" w:rsidP="00846CA1">
      <w:pPr>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t>Revenue Streams:</w:t>
      </w:r>
    </w:p>
    <w:p w14:paraId="1A2C43C7" w14:textId="77777777" w:rsidR="00846CA1" w:rsidRPr="00846CA1" w:rsidRDefault="00846CA1" w:rsidP="00846CA1">
      <w:pPr>
        <w:numPr>
          <w:ilvl w:val="1"/>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t>Audio Devices:</w:t>
      </w:r>
      <w:r w:rsidRPr="00846CA1">
        <w:rPr>
          <w:rFonts w:ascii="Times New Roman" w:eastAsia="Times New Roman" w:hAnsi="Times New Roman" w:cs="Times New Roman"/>
          <w:kern w:val="0"/>
          <w:sz w:val="24"/>
          <w:szCs w:val="24"/>
          <w:lang w:eastAsia="en-IN"/>
          <w14:ligatures w14:val="none"/>
        </w:rPr>
        <w:t xml:space="preserve"> Earphones, headphones, Bluetooth speakers.</w:t>
      </w:r>
    </w:p>
    <w:p w14:paraId="2F30E0F7" w14:textId="77777777" w:rsidR="00846CA1" w:rsidRPr="00846CA1" w:rsidRDefault="00846CA1" w:rsidP="00846CA1">
      <w:pPr>
        <w:numPr>
          <w:ilvl w:val="1"/>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t>Wearables:</w:t>
      </w:r>
      <w:r w:rsidRPr="00846CA1">
        <w:rPr>
          <w:rFonts w:ascii="Times New Roman" w:eastAsia="Times New Roman" w:hAnsi="Times New Roman" w:cs="Times New Roman"/>
          <w:kern w:val="0"/>
          <w:sz w:val="24"/>
          <w:szCs w:val="24"/>
          <w:lang w:eastAsia="en-IN"/>
          <w14:ligatures w14:val="none"/>
        </w:rPr>
        <w:t xml:space="preserve"> Smartwatches and fitness bands.</w:t>
      </w:r>
    </w:p>
    <w:p w14:paraId="01333C00" w14:textId="77777777" w:rsidR="00846CA1" w:rsidRPr="00846CA1" w:rsidRDefault="00846CA1" w:rsidP="00846CA1">
      <w:pPr>
        <w:numPr>
          <w:ilvl w:val="1"/>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t>Accessories:</w:t>
      </w:r>
      <w:r w:rsidRPr="00846CA1">
        <w:rPr>
          <w:rFonts w:ascii="Times New Roman" w:eastAsia="Times New Roman" w:hAnsi="Times New Roman" w:cs="Times New Roman"/>
          <w:kern w:val="0"/>
          <w:sz w:val="24"/>
          <w:szCs w:val="24"/>
          <w:lang w:eastAsia="en-IN"/>
          <w14:ligatures w14:val="none"/>
        </w:rPr>
        <w:t xml:space="preserve"> Chargers, cables, power banks.</w:t>
      </w:r>
    </w:p>
    <w:p w14:paraId="25917E6E" w14:textId="77777777" w:rsidR="00846CA1" w:rsidRDefault="00846CA1" w:rsidP="00846CA1">
      <w:pPr>
        <w:numPr>
          <w:ilvl w:val="1"/>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t>Gaming Accessories &amp; Home Audio:</w:t>
      </w:r>
      <w:r w:rsidRPr="00846CA1">
        <w:rPr>
          <w:rFonts w:ascii="Times New Roman" w:eastAsia="Times New Roman" w:hAnsi="Times New Roman" w:cs="Times New Roman"/>
          <w:kern w:val="0"/>
          <w:sz w:val="24"/>
          <w:szCs w:val="24"/>
          <w:lang w:eastAsia="en-IN"/>
          <w14:ligatures w14:val="none"/>
        </w:rPr>
        <w:t xml:space="preserve"> Recently added verticals contributing to cross-category expansion.</w:t>
      </w:r>
    </w:p>
    <w:p w14:paraId="1C0E7537" w14:textId="77777777" w:rsidR="003248FE" w:rsidRPr="00846CA1" w:rsidRDefault="003248FE" w:rsidP="003248FE">
      <w:pPr>
        <w:spacing w:before="100" w:beforeAutospacing="1" w:after="100" w:afterAutospacing="1" w:line="240" w:lineRule="auto"/>
        <w:ind w:left="1440"/>
        <w:jc w:val="both"/>
        <w:rPr>
          <w:rFonts w:ascii="Times New Roman" w:eastAsia="Times New Roman" w:hAnsi="Times New Roman" w:cs="Times New Roman"/>
          <w:kern w:val="0"/>
          <w:sz w:val="24"/>
          <w:szCs w:val="24"/>
          <w:lang w:eastAsia="en-IN"/>
          <w14:ligatures w14:val="none"/>
        </w:rPr>
      </w:pPr>
    </w:p>
    <w:p w14:paraId="59ABFECD" w14:textId="77777777" w:rsidR="00846CA1" w:rsidRPr="00846CA1" w:rsidRDefault="00846CA1" w:rsidP="00846CA1">
      <w:pPr>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t>Omnichannel Expansion:</w:t>
      </w:r>
    </w:p>
    <w:p w14:paraId="365AF6B2" w14:textId="77777777" w:rsidR="00846CA1" w:rsidRPr="00846CA1" w:rsidRDefault="00846CA1" w:rsidP="00846CA1">
      <w:pPr>
        <w:numPr>
          <w:ilvl w:val="1"/>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kern w:val="0"/>
          <w:sz w:val="24"/>
          <w:szCs w:val="24"/>
          <w:lang w:eastAsia="en-IN"/>
          <w14:ligatures w14:val="none"/>
        </w:rPr>
        <w:t xml:space="preserve">After online dominance, boAt entered </w:t>
      </w:r>
      <w:r w:rsidRPr="00846CA1">
        <w:rPr>
          <w:rFonts w:ascii="Times New Roman" w:eastAsia="Times New Roman" w:hAnsi="Times New Roman" w:cs="Times New Roman"/>
          <w:b/>
          <w:bCs/>
          <w:kern w:val="0"/>
          <w:sz w:val="24"/>
          <w:szCs w:val="24"/>
          <w:lang w:eastAsia="en-IN"/>
          <w14:ligatures w14:val="none"/>
        </w:rPr>
        <w:t>offline retail</w:t>
      </w:r>
      <w:r w:rsidRPr="00846CA1">
        <w:rPr>
          <w:rFonts w:ascii="Times New Roman" w:eastAsia="Times New Roman" w:hAnsi="Times New Roman" w:cs="Times New Roman"/>
          <w:kern w:val="0"/>
          <w:sz w:val="24"/>
          <w:szCs w:val="24"/>
          <w:lang w:eastAsia="en-IN"/>
          <w14:ligatures w14:val="none"/>
        </w:rPr>
        <w:t xml:space="preserve"> in partnership with chains like Reliance Digital and Croma.</w:t>
      </w:r>
    </w:p>
    <w:p w14:paraId="5AB6E254" w14:textId="77777777" w:rsidR="00846CA1" w:rsidRDefault="00846CA1" w:rsidP="00846CA1">
      <w:pPr>
        <w:numPr>
          <w:ilvl w:val="1"/>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kern w:val="0"/>
          <w:sz w:val="24"/>
          <w:szCs w:val="24"/>
          <w:lang w:eastAsia="en-IN"/>
          <w14:ligatures w14:val="none"/>
        </w:rPr>
        <w:lastRenderedPageBreak/>
        <w:t>Exclusive boAt experience stores were also launched to offer immersive customer experiences.</w:t>
      </w:r>
    </w:p>
    <w:p w14:paraId="0CC4BDF9" w14:textId="77777777" w:rsidR="003248FE" w:rsidRPr="00846CA1" w:rsidRDefault="003248FE" w:rsidP="003248FE">
      <w:pPr>
        <w:spacing w:before="100" w:beforeAutospacing="1" w:after="100" w:afterAutospacing="1" w:line="240" w:lineRule="auto"/>
        <w:ind w:left="720"/>
        <w:jc w:val="both"/>
        <w:rPr>
          <w:rFonts w:ascii="Times New Roman" w:eastAsia="Times New Roman" w:hAnsi="Times New Roman" w:cs="Times New Roman"/>
          <w:kern w:val="0"/>
          <w:sz w:val="24"/>
          <w:szCs w:val="24"/>
          <w:lang w:eastAsia="en-IN"/>
          <w14:ligatures w14:val="none"/>
        </w:rPr>
      </w:pPr>
    </w:p>
    <w:p w14:paraId="35159E49" w14:textId="77777777" w:rsidR="00846CA1" w:rsidRPr="00846CA1" w:rsidRDefault="00846CA1" w:rsidP="00846CA1">
      <w:pPr>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t>Strategic Partnerships:</w:t>
      </w:r>
    </w:p>
    <w:p w14:paraId="19663455" w14:textId="77777777" w:rsidR="00846CA1" w:rsidRPr="00846CA1" w:rsidRDefault="00846CA1" w:rsidP="00846CA1">
      <w:pPr>
        <w:numPr>
          <w:ilvl w:val="1"/>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kern w:val="0"/>
          <w:sz w:val="24"/>
          <w:szCs w:val="24"/>
          <w:lang w:eastAsia="en-IN"/>
          <w14:ligatures w14:val="none"/>
        </w:rPr>
        <w:t xml:space="preserve">boAt has partnered with platforms like </w:t>
      </w:r>
      <w:r w:rsidRPr="00846CA1">
        <w:rPr>
          <w:rFonts w:ascii="Times New Roman" w:eastAsia="Times New Roman" w:hAnsi="Times New Roman" w:cs="Times New Roman"/>
          <w:b/>
          <w:bCs/>
          <w:kern w:val="0"/>
          <w:sz w:val="24"/>
          <w:szCs w:val="24"/>
          <w:lang w:eastAsia="en-IN"/>
          <w14:ligatures w14:val="none"/>
        </w:rPr>
        <w:t>IPL, Lakmé Fashion Week, and T20 leagues</w:t>
      </w:r>
      <w:r w:rsidRPr="00846CA1">
        <w:rPr>
          <w:rFonts w:ascii="Times New Roman" w:eastAsia="Times New Roman" w:hAnsi="Times New Roman" w:cs="Times New Roman"/>
          <w:kern w:val="0"/>
          <w:sz w:val="24"/>
          <w:szCs w:val="24"/>
          <w:lang w:eastAsia="en-IN"/>
          <w14:ligatures w14:val="none"/>
        </w:rPr>
        <w:t xml:space="preserve"> to reinforce brand presence.</w:t>
      </w:r>
    </w:p>
    <w:p w14:paraId="00F2643E" w14:textId="77777777" w:rsidR="00846CA1" w:rsidRPr="00846CA1" w:rsidRDefault="00846CA1" w:rsidP="00846CA1">
      <w:pPr>
        <w:numPr>
          <w:ilvl w:val="1"/>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kern w:val="0"/>
          <w:sz w:val="24"/>
          <w:szCs w:val="24"/>
          <w:lang w:eastAsia="en-IN"/>
          <w14:ligatures w14:val="none"/>
        </w:rPr>
        <w:t xml:space="preserve">Collaborations with companies like </w:t>
      </w:r>
      <w:r w:rsidRPr="00846CA1">
        <w:rPr>
          <w:rFonts w:ascii="Times New Roman" w:eastAsia="Times New Roman" w:hAnsi="Times New Roman" w:cs="Times New Roman"/>
          <w:b/>
          <w:bCs/>
          <w:kern w:val="0"/>
          <w:sz w:val="24"/>
          <w:szCs w:val="24"/>
          <w:lang w:eastAsia="en-IN"/>
          <w14:ligatures w14:val="none"/>
        </w:rPr>
        <w:t>Qualcomm</w:t>
      </w:r>
      <w:r w:rsidRPr="00846CA1">
        <w:rPr>
          <w:rFonts w:ascii="Times New Roman" w:eastAsia="Times New Roman" w:hAnsi="Times New Roman" w:cs="Times New Roman"/>
          <w:kern w:val="0"/>
          <w:sz w:val="24"/>
          <w:szCs w:val="24"/>
          <w:lang w:eastAsia="en-IN"/>
          <w14:ligatures w14:val="none"/>
        </w:rPr>
        <w:t xml:space="preserve"> and </w:t>
      </w:r>
      <w:r w:rsidRPr="00846CA1">
        <w:rPr>
          <w:rFonts w:ascii="Times New Roman" w:eastAsia="Times New Roman" w:hAnsi="Times New Roman" w:cs="Times New Roman"/>
          <w:b/>
          <w:bCs/>
          <w:kern w:val="0"/>
          <w:sz w:val="24"/>
          <w:szCs w:val="24"/>
          <w:lang w:eastAsia="en-IN"/>
          <w14:ligatures w14:val="none"/>
        </w:rPr>
        <w:t>Dolby</w:t>
      </w:r>
      <w:r w:rsidRPr="00846CA1">
        <w:rPr>
          <w:rFonts w:ascii="Times New Roman" w:eastAsia="Times New Roman" w:hAnsi="Times New Roman" w:cs="Times New Roman"/>
          <w:kern w:val="0"/>
          <w:sz w:val="24"/>
          <w:szCs w:val="24"/>
          <w:lang w:eastAsia="en-IN"/>
          <w14:ligatures w14:val="none"/>
        </w:rPr>
        <w:t xml:space="preserve"> to integrate high-quality tech into boAt products.</w:t>
      </w:r>
    </w:p>
    <w:p w14:paraId="6DFC5D50" w14:textId="72B8A6A3" w:rsidR="00846CA1" w:rsidRPr="00846CA1" w:rsidRDefault="00846CA1" w:rsidP="00846CA1">
      <w:pPr>
        <w:spacing w:after="0" w:line="240" w:lineRule="auto"/>
        <w:jc w:val="both"/>
        <w:rPr>
          <w:rFonts w:ascii="Times New Roman" w:eastAsia="Times New Roman" w:hAnsi="Times New Roman" w:cs="Times New Roman"/>
          <w:kern w:val="0"/>
          <w:sz w:val="24"/>
          <w:szCs w:val="24"/>
          <w:lang w:eastAsia="en-IN"/>
          <w14:ligatures w14:val="none"/>
        </w:rPr>
      </w:pPr>
    </w:p>
    <w:p w14:paraId="0594A826" w14:textId="77777777" w:rsidR="00846CA1" w:rsidRPr="00846CA1" w:rsidRDefault="00846CA1" w:rsidP="00846CA1">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t>Use of Technology and Marketing Strategies</w:t>
      </w:r>
    </w:p>
    <w:p w14:paraId="33036FFB" w14:textId="77777777" w:rsidR="00846CA1" w:rsidRPr="00846CA1" w:rsidRDefault="00846CA1" w:rsidP="00846CA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kern w:val="0"/>
          <w:sz w:val="24"/>
          <w:szCs w:val="24"/>
          <w:lang w:eastAsia="en-IN"/>
          <w14:ligatures w14:val="none"/>
        </w:rPr>
        <w:t xml:space="preserve">Aman Gupta effectively used </w:t>
      </w:r>
      <w:r w:rsidRPr="00846CA1">
        <w:rPr>
          <w:rFonts w:ascii="Times New Roman" w:eastAsia="Times New Roman" w:hAnsi="Times New Roman" w:cs="Times New Roman"/>
          <w:b/>
          <w:bCs/>
          <w:kern w:val="0"/>
          <w:sz w:val="24"/>
          <w:szCs w:val="24"/>
          <w:lang w:eastAsia="en-IN"/>
          <w14:ligatures w14:val="none"/>
        </w:rPr>
        <w:t>technology and digital marketing</w:t>
      </w:r>
      <w:r w:rsidRPr="00846CA1">
        <w:rPr>
          <w:rFonts w:ascii="Times New Roman" w:eastAsia="Times New Roman" w:hAnsi="Times New Roman" w:cs="Times New Roman"/>
          <w:kern w:val="0"/>
          <w:sz w:val="24"/>
          <w:szCs w:val="24"/>
          <w:lang w:eastAsia="en-IN"/>
          <w14:ligatures w14:val="none"/>
        </w:rPr>
        <w:t xml:space="preserve"> to scale boAt into a tech-savvy youth brand:</w:t>
      </w:r>
    </w:p>
    <w:p w14:paraId="25EBB02D" w14:textId="77777777" w:rsidR="00846CA1" w:rsidRPr="00846CA1" w:rsidRDefault="00846CA1" w:rsidP="00846CA1">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t>Product Technology:</w:t>
      </w:r>
    </w:p>
    <w:p w14:paraId="5DD26678" w14:textId="77777777" w:rsidR="00846CA1" w:rsidRPr="00846CA1" w:rsidRDefault="00846CA1" w:rsidP="00846CA1">
      <w:pPr>
        <w:numPr>
          <w:ilvl w:val="1"/>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kern w:val="0"/>
          <w:sz w:val="24"/>
          <w:szCs w:val="24"/>
          <w:lang w:eastAsia="en-IN"/>
          <w14:ligatures w14:val="none"/>
        </w:rPr>
        <w:t xml:space="preserve">Products featured </w:t>
      </w:r>
      <w:r w:rsidRPr="00846CA1">
        <w:rPr>
          <w:rFonts w:ascii="Times New Roman" w:eastAsia="Times New Roman" w:hAnsi="Times New Roman" w:cs="Times New Roman"/>
          <w:b/>
          <w:bCs/>
          <w:kern w:val="0"/>
          <w:sz w:val="24"/>
          <w:szCs w:val="24"/>
          <w:lang w:eastAsia="en-IN"/>
          <w14:ligatures w14:val="none"/>
        </w:rPr>
        <w:t>IPX ratings</w:t>
      </w:r>
      <w:r w:rsidRPr="00846CA1">
        <w:rPr>
          <w:rFonts w:ascii="Times New Roman" w:eastAsia="Times New Roman" w:hAnsi="Times New Roman" w:cs="Times New Roman"/>
          <w:kern w:val="0"/>
          <w:sz w:val="24"/>
          <w:szCs w:val="24"/>
          <w:lang w:eastAsia="en-IN"/>
          <w14:ligatures w14:val="none"/>
        </w:rPr>
        <w:t xml:space="preserve"> (water/sweat resistance), </w:t>
      </w:r>
      <w:r w:rsidRPr="00846CA1">
        <w:rPr>
          <w:rFonts w:ascii="Times New Roman" w:eastAsia="Times New Roman" w:hAnsi="Times New Roman" w:cs="Times New Roman"/>
          <w:b/>
          <w:bCs/>
          <w:kern w:val="0"/>
          <w:sz w:val="24"/>
          <w:szCs w:val="24"/>
          <w:lang w:eastAsia="en-IN"/>
          <w14:ligatures w14:val="none"/>
        </w:rPr>
        <w:t>Bluetooth 5.0</w:t>
      </w:r>
      <w:r w:rsidRPr="00846CA1">
        <w:rPr>
          <w:rFonts w:ascii="Times New Roman" w:eastAsia="Times New Roman" w:hAnsi="Times New Roman" w:cs="Times New Roman"/>
          <w:kern w:val="0"/>
          <w:sz w:val="24"/>
          <w:szCs w:val="24"/>
          <w:lang w:eastAsia="en-IN"/>
          <w14:ligatures w14:val="none"/>
        </w:rPr>
        <w:t xml:space="preserve">, </w:t>
      </w:r>
      <w:r w:rsidRPr="00846CA1">
        <w:rPr>
          <w:rFonts w:ascii="Times New Roman" w:eastAsia="Times New Roman" w:hAnsi="Times New Roman" w:cs="Times New Roman"/>
          <w:b/>
          <w:bCs/>
          <w:kern w:val="0"/>
          <w:sz w:val="24"/>
          <w:szCs w:val="24"/>
          <w:lang w:eastAsia="en-IN"/>
          <w14:ligatures w14:val="none"/>
        </w:rPr>
        <w:t>noise cancellation</w:t>
      </w:r>
      <w:r w:rsidRPr="00846CA1">
        <w:rPr>
          <w:rFonts w:ascii="Times New Roman" w:eastAsia="Times New Roman" w:hAnsi="Times New Roman" w:cs="Times New Roman"/>
          <w:kern w:val="0"/>
          <w:sz w:val="24"/>
          <w:szCs w:val="24"/>
          <w:lang w:eastAsia="en-IN"/>
          <w14:ligatures w14:val="none"/>
        </w:rPr>
        <w:t xml:space="preserve">, and </w:t>
      </w:r>
      <w:r w:rsidRPr="00846CA1">
        <w:rPr>
          <w:rFonts w:ascii="Times New Roman" w:eastAsia="Times New Roman" w:hAnsi="Times New Roman" w:cs="Times New Roman"/>
          <w:b/>
          <w:bCs/>
          <w:kern w:val="0"/>
          <w:sz w:val="24"/>
          <w:szCs w:val="24"/>
          <w:lang w:eastAsia="en-IN"/>
          <w14:ligatures w14:val="none"/>
        </w:rPr>
        <w:t>fast charging</w:t>
      </w:r>
      <w:r w:rsidRPr="00846CA1">
        <w:rPr>
          <w:rFonts w:ascii="Times New Roman" w:eastAsia="Times New Roman" w:hAnsi="Times New Roman" w:cs="Times New Roman"/>
          <w:kern w:val="0"/>
          <w:sz w:val="24"/>
          <w:szCs w:val="24"/>
          <w:lang w:eastAsia="en-IN"/>
          <w14:ligatures w14:val="none"/>
        </w:rPr>
        <w:t xml:space="preserve"> to compete with international brands.</w:t>
      </w:r>
    </w:p>
    <w:p w14:paraId="6BB1E54E" w14:textId="77777777" w:rsidR="00846CA1" w:rsidRPr="00846CA1" w:rsidRDefault="00846CA1" w:rsidP="00846CA1">
      <w:pPr>
        <w:numPr>
          <w:ilvl w:val="1"/>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kern w:val="0"/>
          <w:sz w:val="24"/>
          <w:szCs w:val="24"/>
          <w:lang w:eastAsia="en-IN"/>
          <w14:ligatures w14:val="none"/>
        </w:rPr>
        <w:t xml:space="preserve">Introduction of </w:t>
      </w:r>
      <w:r w:rsidRPr="00846CA1">
        <w:rPr>
          <w:rFonts w:ascii="Times New Roman" w:eastAsia="Times New Roman" w:hAnsi="Times New Roman" w:cs="Times New Roman"/>
          <w:b/>
          <w:bCs/>
          <w:kern w:val="0"/>
          <w:sz w:val="24"/>
          <w:szCs w:val="24"/>
          <w:lang w:eastAsia="en-IN"/>
          <w14:ligatures w14:val="none"/>
        </w:rPr>
        <w:t>indigenized firmware</w:t>
      </w:r>
      <w:r w:rsidRPr="00846CA1">
        <w:rPr>
          <w:rFonts w:ascii="Times New Roman" w:eastAsia="Times New Roman" w:hAnsi="Times New Roman" w:cs="Times New Roman"/>
          <w:kern w:val="0"/>
          <w:sz w:val="24"/>
          <w:szCs w:val="24"/>
          <w:lang w:eastAsia="en-IN"/>
          <w14:ligatures w14:val="none"/>
        </w:rPr>
        <w:t xml:space="preserve"> and enhanced </w:t>
      </w:r>
      <w:r w:rsidRPr="00846CA1">
        <w:rPr>
          <w:rFonts w:ascii="Times New Roman" w:eastAsia="Times New Roman" w:hAnsi="Times New Roman" w:cs="Times New Roman"/>
          <w:b/>
          <w:bCs/>
          <w:kern w:val="0"/>
          <w:sz w:val="24"/>
          <w:szCs w:val="24"/>
          <w:lang w:eastAsia="en-IN"/>
          <w14:ligatures w14:val="none"/>
        </w:rPr>
        <w:t>battery optimization</w:t>
      </w:r>
      <w:r w:rsidRPr="00846CA1">
        <w:rPr>
          <w:rFonts w:ascii="Times New Roman" w:eastAsia="Times New Roman" w:hAnsi="Times New Roman" w:cs="Times New Roman"/>
          <w:kern w:val="0"/>
          <w:sz w:val="24"/>
          <w:szCs w:val="24"/>
          <w:lang w:eastAsia="en-IN"/>
          <w14:ligatures w14:val="none"/>
        </w:rPr>
        <w:t xml:space="preserve"> for longer usage.</w:t>
      </w:r>
    </w:p>
    <w:p w14:paraId="22B6C7C4" w14:textId="77777777" w:rsidR="00846CA1" w:rsidRPr="00846CA1" w:rsidRDefault="00846CA1" w:rsidP="00846CA1">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t>Customer Feedback Loop:</w:t>
      </w:r>
    </w:p>
    <w:p w14:paraId="591A695E" w14:textId="77777777" w:rsidR="00846CA1" w:rsidRPr="00846CA1" w:rsidRDefault="00846CA1" w:rsidP="00846CA1">
      <w:pPr>
        <w:numPr>
          <w:ilvl w:val="1"/>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kern w:val="0"/>
          <w:sz w:val="24"/>
          <w:szCs w:val="24"/>
          <w:lang w:eastAsia="en-IN"/>
          <w14:ligatures w14:val="none"/>
        </w:rPr>
        <w:t>User reviews and online data were mined to iterate on design and performance.</w:t>
      </w:r>
    </w:p>
    <w:p w14:paraId="654919B5" w14:textId="77777777" w:rsidR="00846CA1" w:rsidRPr="00846CA1" w:rsidRDefault="00846CA1" w:rsidP="00846CA1">
      <w:pPr>
        <w:numPr>
          <w:ilvl w:val="1"/>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kern w:val="0"/>
          <w:sz w:val="24"/>
          <w:szCs w:val="24"/>
          <w:lang w:eastAsia="en-IN"/>
          <w14:ligatures w14:val="none"/>
        </w:rPr>
        <w:t>AI-driven customer service and chatbot integration helped streamline support.</w:t>
      </w:r>
    </w:p>
    <w:p w14:paraId="406C176F" w14:textId="77777777" w:rsidR="00846CA1" w:rsidRPr="00846CA1" w:rsidRDefault="00846CA1" w:rsidP="00846CA1">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t>Social Media and Influencer Marketing:</w:t>
      </w:r>
    </w:p>
    <w:p w14:paraId="0DCBDFA2" w14:textId="77777777" w:rsidR="00846CA1" w:rsidRPr="00846CA1" w:rsidRDefault="00846CA1" w:rsidP="00846CA1">
      <w:pPr>
        <w:numPr>
          <w:ilvl w:val="1"/>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kern w:val="0"/>
          <w:sz w:val="24"/>
          <w:szCs w:val="24"/>
          <w:lang w:eastAsia="en-IN"/>
          <w14:ligatures w14:val="none"/>
        </w:rPr>
        <w:t xml:space="preserve">Extensive use of </w:t>
      </w:r>
      <w:r w:rsidRPr="00846CA1">
        <w:rPr>
          <w:rFonts w:ascii="Times New Roman" w:eastAsia="Times New Roman" w:hAnsi="Times New Roman" w:cs="Times New Roman"/>
          <w:b/>
          <w:bCs/>
          <w:kern w:val="0"/>
          <w:sz w:val="24"/>
          <w:szCs w:val="24"/>
          <w:lang w:eastAsia="en-IN"/>
          <w14:ligatures w14:val="none"/>
        </w:rPr>
        <w:t>Instagram, YouTube, and TikTok influencers</w:t>
      </w:r>
      <w:r w:rsidRPr="00846CA1">
        <w:rPr>
          <w:rFonts w:ascii="Times New Roman" w:eastAsia="Times New Roman" w:hAnsi="Times New Roman" w:cs="Times New Roman"/>
          <w:kern w:val="0"/>
          <w:sz w:val="24"/>
          <w:szCs w:val="24"/>
          <w:lang w:eastAsia="en-IN"/>
          <w14:ligatures w14:val="none"/>
        </w:rPr>
        <w:t xml:space="preserve"> to create organic content and hype around product drops.</w:t>
      </w:r>
    </w:p>
    <w:p w14:paraId="614F0950" w14:textId="77777777" w:rsidR="00846CA1" w:rsidRPr="00846CA1" w:rsidRDefault="00846CA1" w:rsidP="00846CA1">
      <w:pPr>
        <w:numPr>
          <w:ilvl w:val="1"/>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kern w:val="0"/>
          <w:sz w:val="24"/>
          <w:szCs w:val="24"/>
          <w:lang w:eastAsia="en-IN"/>
          <w14:ligatures w14:val="none"/>
        </w:rPr>
        <w:t xml:space="preserve">Hashtag campaigns like </w:t>
      </w:r>
      <w:r w:rsidRPr="00846CA1">
        <w:rPr>
          <w:rFonts w:ascii="Times New Roman" w:eastAsia="Times New Roman" w:hAnsi="Times New Roman" w:cs="Times New Roman"/>
          <w:b/>
          <w:bCs/>
          <w:kern w:val="0"/>
          <w:sz w:val="24"/>
          <w:szCs w:val="24"/>
          <w:lang w:eastAsia="en-IN"/>
          <w14:ligatures w14:val="none"/>
        </w:rPr>
        <w:t>#SoundOfTheChampions</w:t>
      </w:r>
      <w:r w:rsidRPr="00846CA1">
        <w:rPr>
          <w:rFonts w:ascii="Times New Roman" w:eastAsia="Times New Roman" w:hAnsi="Times New Roman" w:cs="Times New Roman"/>
          <w:kern w:val="0"/>
          <w:sz w:val="24"/>
          <w:szCs w:val="24"/>
          <w:lang w:eastAsia="en-IN"/>
          <w14:ligatures w14:val="none"/>
        </w:rPr>
        <w:t xml:space="preserve"> created viral engagement.</w:t>
      </w:r>
    </w:p>
    <w:p w14:paraId="30253C7F" w14:textId="77777777" w:rsidR="00846CA1" w:rsidRPr="00846CA1" w:rsidRDefault="00846CA1" w:rsidP="00846CA1">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t>E-commerce Optimization:</w:t>
      </w:r>
    </w:p>
    <w:p w14:paraId="1F8EA656" w14:textId="77777777" w:rsidR="00846CA1" w:rsidRPr="00846CA1" w:rsidRDefault="00846CA1" w:rsidP="00846CA1">
      <w:pPr>
        <w:numPr>
          <w:ilvl w:val="1"/>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kern w:val="0"/>
          <w:sz w:val="24"/>
          <w:szCs w:val="24"/>
          <w:lang w:eastAsia="en-IN"/>
          <w14:ligatures w14:val="none"/>
        </w:rPr>
        <w:t xml:space="preserve">Advanced </w:t>
      </w:r>
      <w:r w:rsidRPr="00846CA1">
        <w:rPr>
          <w:rFonts w:ascii="Times New Roman" w:eastAsia="Times New Roman" w:hAnsi="Times New Roman" w:cs="Times New Roman"/>
          <w:b/>
          <w:bCs/>
          <w:kern w:val="0"/>
          <w:sz w:val="24"/>
          <w:szCs w:val="24"/>
          <w:lang w:eastAsia="en-IN"/>
          <w14:ligatures w14:val="none"/>
        </w:rPr>
        <w:t>SEO, retargeting ads</w:t>
      </w:r>
      <w:r w:rsidRPr="00846CA1">
        <w:rPr>
          <w:rFonts w:ascii="Times New Roman" w:eastAsia="Times New Roman" w:hAnsi="Times New Roman" w:cs="Times New Roman"/>
          <w:kern w:val="0"/>
          <w:sz w:val="24"/>
          <w:szCs w:val="24"/>
          <w:lang w:eastAsia="en-IN"/>
          <w14:ligatures w14:val="none"/>
        </w:rPr>
        <w:t>, and flash sales created urgency and visibility on online platforms.</w:t>
      </w:r>
    </w:p>
    <w:p w14:paraId="3E8FEEAF" w14:textId="77777777" w:rsidR="00846CA1" w:rsidRPr="00846CA1" w:rsidRDefault="00846CA1" w:rsidP="00846CA1">
      <w:pPr>
        <w:numPr>
          <w:ilvl w:val="1"/>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kern w:val="0"/>
          <w:sz w:val="24"/>
          <w:szCs w:val="24"/>
          <w:lang w:eastAsia="en-IN"/>
          <w14:ligatures w14:val="none"/>
        </w:rPr>
        <w:t xml:space="preserve">boAt regularly used </w:t>
      </w:r>
      <w:r w:rsidRPr="00846CA1">
        <w:rPr>
          <w:rFonts w:ascii="Times New Roman" w:eastAsia="Times New Roman" w:hAnsi="Times New Roman" w:cs="Times New Roman"/>
          <w:b/>
          <w:bCs/>
          <w:kern w:val="0"/>
          <w:sz w:val="24"/>
          <w:szCs w:val="24"/>
          <w:lang w:eastAsia="en-IN"/>
          <w14:ligatures w14:val="none"/>
        </w:rPr>
        <w:t>limited-edition drops</w:t>
      </w:r>
      <w:r w:rsidRPr="00846CA1">
        <w:rPr>
          <w:rFonts w:ascii="Times New Roman" w:eastAsia="Times New Roman" w:hAnsi="Times New Roman" w:cs="Times New Roman"/>
          <w:kern w:val="0"/>
          <w:sz w:val="24"/>
          <w:szCs w:val="24"/>
          <w:lang w:eastAsia="en-IN"/>
          <w14:ligatures w14:val="none"/>
        </w:rPr>
        <w:t xml:space="preserve"> and time-sensitive offers to drive demand.</w:t>
      </w:r>
    </w:p>
    <w:p w14:paraId="32C48751" w14:textId="77777777" w:rsidR="00846CA1" w:rsidRPr="00846CA1" w:rsidRDefault="00846CA1" w:rsidP="00846CA1">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b/>
          <w:bCs/>
          <w:kern w:val="0"/>
          <w:sz w:val="24"/>
          <w:szCs w:val="24"/>
          <w:lang w:eastAsia="en-IN"/>
          <w14:ligatures w14:val="none"/>
        </w:rPr>
        <w:t>Brand Campaigns:</w:t>
      </w:r>
    </w:p>
    <w:p w14:paraId="3B511E1B" w14:textId="64696069" w:rsidR="00846CA1" w:rsidRDefault="00846CA1" w:rsidP="00846CA1">
      <w:pPr>
        <w:numPr>
          <w:ilvl w:val="1"/>
          <w:numId w:val="2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46CA1">
        <w:rPr>
          <w:rFonts w:ascii="Times New Roman" w:eastAsia="Times New Roman" w:hAnsi="Times New Roman" w:cs="Times New Roman"/>
          <w:kern w:val="0"/>
          <w:sz w:val="24"/>
          <w:szCs w:val="24"/>
          <w:lang w:eastAsia="en-IN"/>
          <w14:ligatures w14:val="none"/>
        </w:rPr>
        <w:t xml:space="preserve">Creative, youth-focused campaigns like </w:t>
      </w:r>
      <w:r w:rsidRPr="00846CA1">
        <w:rPr>
          <w:rFonts w:ascii="Times New Roman" w:eastAsia="Times New Roman" w:hAnsi="Times New Roman" w:cs="Times New Roman"/>
          <w:i/>
          <w:iCs/>
          <w:kern w:val="0"/>
          <w:sz w:val="24"/>
          <w:szCs w:val="24"/>
          <w:lang w:eastAsia="en-IN"/>
          <w14:ligatures w14:val="none"/>
        </w:rPr>
        <w:t>"Plug Into Nirvana"</w:t>
      </w:r>
      <w:r w:rsidRPr="00846CA1">
        <w:rPr>
          <w:rFonts w:ascii="Times New Roman" w:eastAsia="Times New Roman" w:hAnsi="Times New Roman" w:cs="Times New Roman"/>
          <w:kern w:val="0"/>
          <w:sz w:val="24"/>
          <w:szCs w:val="24"/>
          <w:lang w:eastAsia="en-IN"/>
          <w14:ligatures w14:val="none"/>
        </w:rPr>
        <w:t xml:space="preserve"> or </w:t>
      </w:r>
      <w:r w:rsidRPr="00846CA1">
        <w:rPr>
          <w:rFonts w:ascii="Times New Roman" w:eastAsia="Times New Roman" w:hAnsi="Times New Roman" w:cs="Times New Roman"/>
          <w:i/>
          <w:iCs/>
          <w:kern w:val="0"/>
          <w:sz w:val="24"/>
          <w:szCs w:val="24"/>
          <w:lang w:eastAsia="en-IN"/>
          <w14:ligatures w14:val="none"/>
        </w:rPr>
        <w:t>“What Floats Your boAt”</w:t>
      </w:r>
      <w:r w:rsidRPr="00846CA1">
        <w:rPr>
          <w:rFonts w:ascii="Times New Roman" w:eastAsia="Times New Roman" w:hAnsi="Times New Roman" w:cs="Times New Roman"/>
          <w:kern w:val="0"/>
          <w:sz w:val="24"/>
          <w:szCs w:val="24"/>
          <w:lang w:eastAsia="en-IN"/>
          <w14:ligatures w14:val="none"/>
        </w:rPr>
        <w:t xml:space="preserve"> made the brand more than just a product—it became a movement.</w:t>
      </w:r>
    </w:p>
    <w:p w14:paraId="1F724CF7" w14:textId="77777777" w:rsidR="003529AB" w:rsidRDefault="003529AB" w:rsidP="003529AB">
      <w:pPr>
        <w:spacing w:before="100" w:beforeAutospacing="1" w:after="100" w:afterAutospacing="1" w:line="240" w:lineRule="auto"/>
        <w:ind w:left="1440"/>
        <w:jc w:val="both"/>
        <w:rPr>
          <w:rFonts w:ascii="Times New Roman" w:eastAsia="Times New Roman" w:hAnsi="Times New Roman" w:cs="Times New Roman"/>
          <w:kern w:val="0"/>
          <w:sz w:val="24"/>
          <w:szCs w:val="24"/>
          <w:lang w:eastAsia="en-IN"/>
          <w14:ligatures w14:val="none"/>
        </w:rPr>
      </w:pPr>
    </w:p>
    <w:p w14:paraId="247E260C" w14:textId="77777777" w:rsidR="003529AB" w:rsidRDefault="003529AB" w:rsidP="003529AB">
      <w:pPr>
        <w:spacing w:before="100" w:beforeAutospacing="1" w:after="100" w:afterAutospacing="1" w:line="240" w:lineRule="auto"/>
        <w:ind w:left="1440"/>
        <w:jc w:val="both"/>
        <w:rPr>
          <w:rFonts w:ascii="Times New Roman" w:eastAsia="Times New Roman" w:hAnsi="Times New Roman" w:cs="Times New Roman"/>
          <w:kern w:val="0"/>
          <w:sz w:val="24"/>
          <w:szCs w:val="24"/>
          <w:lang w:eastAsia="en-IN"/>
          <w14:ligatures w14:val="none"/>
        </w:rPr>
      </w:pPr>
    </w:p>
    <w:p w14:paraId="3DCBA9B8" w14:textId="77777777" w:rsidR="003529AB" w:rsidRDefault="003529AB" w:rsidP="003529AB">
      <w:pPr>
        <w:spacing w:before="100" w:beforeAutospacing="1" w:after="100" w:afterAutospacing="1" w:line="240" w:lineRule="auto"/>
        <w:ind w:left="1440"/>
        <w:jc w:val="both"/>
        <w:rPr>
          <w:rFonts w:ascii="Times New Roman" w:eastAsia="Times New Roman" w:hAnsi="Times New Roman" w:cs="Times New Roman"/>
          <w:kern w:val="0"/>
          <w:sz w:val="24"/>
          <w:szCs w:val="24"/>
          <w:lang w:eastAsia="en-IN"/>
          <w14:ligatures w14:val="none"/>
        </w:rPr>
      </w:pPr>
    </w:p>
    <w:p w14:paraId="6FD8C043" w14:textId="77777777" w:rsidR="003529AB" w:rsidRDefault="003529AB" w:rsidP="003529AB">
      <w:pPr>
        <w:spacing w:before="100" w:beforeAutospacing="1" w:after="100" w:afterAutospacing="1" w:line="240" w:lineRule="auto"/>
        <w:ind w:left="1440"/>
        <w:jc w:val="both"/>
        <w:rPr>
          <w:rFonts w:ascii="Times New Roman" w:eastAsia="Times New Roman" w:hAnsi="Times New Roman" w:cs="Times New Roman"/>
          <w:kern w:val="0"/>
          <w:sz w:val="24"/>
          <w:szCs w:val="24"/>
          <w:lang w:eastAsia="en-IN"/>
          <w14:ligatures w14:val="none"/>
        </w:rPr>
      </w:pPr>
    </w:p>
    <w:p w14:paraId="30607D86" w14:textId="77777777" w:rsidR="003248FE" w:rsidRDefault="003248FE" w:rsidP="003248F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2AE4E49D" w14:textId="00BC5CC5" w:rsidR="003248FE" w:rsidRPr="003248FE" w:rsidRDefault="003248FE" w:rsidP="003248F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2A2319C0" w14:textId="77777777" w:rsidR="003248FE" w:rsidRPr="003248FE" w:rsidRDefault="003248FE" w:rsidP="003248FE">
      <w:pPr>
        <w:spacing w:before="100" w:beforeAutospacing="1" w:after="100" w:afterAutospacing="1" w:line="240" w:lineRule="auto"/>
        <w:jc w:val="center"/>
        <w:rPr>
          <w:rFonts w:ascii="Times New Roman" w:eastAsia="Times New Roman" w:hAnsi="Times New Roman" w:cs="Times New Roman"/>
          <w:b/>
          <w:bCs/>
          <w:kern w:val="0"/>
          <w:sz w:val="24"/>
          <w:szCs w:val="24"/>
          <w:lang w:eastAsia="en-IN"/>
          <w14:ligatures w14:val="none"/>
        </w:rPr>
      </w:pPr>
      <w:r w:rsidRPr="003248FE">
        <w:rPr>
          <w:rFonts w:ascii="Times New Roman" w:eastAsia="Times New Roman" w:hAnsi="Times New Roman" w:cs="Times New Roman"/>
          <w:b/>
          <w:bCs/>
          <w:kern w:val="0"/>
          <w:sz w:val="24"/>
          <w:szCs w:val="24"/>
          <w:lang w:eastAsia="en-IN"/>
          <w14:ligatures w14:val="none"/>
        </w:rPr>
        <w:lastRenderedPageBreak/>
        <w:t>5. Achievements and Success</w:t>
      </w:r>
    </w:p>
    <w:p w14:paraId="4D10B454" w14:textId="77777777" w:rsidR="003248FE" w:rsidRPr="003248FE" w:rsidRDefault="003248FE" w:rsidP="00DE766D">
      <w:p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r w:rsidRPr="003248FE">
        <w:rPr>
          <w:rFonts w:ascii="Times New Roman" w:eastAsia="Times New Roman" w:hAnsi="Times New Roman" w:cs="Times New Roman"/>
          <w:b/>
          <w:bCs/>
          <w:kern w:val="0"/>
          <w:sz w:val="24"/>
          <w:szCs w:val="24"/>
          <w:lang w:eastAsia="en-IN"/>
          <w14:ligatures w14:val="none"/>
        </w:rPr>
        <w:t>Growth of the Business</w:t>
      </w:r>
    </w:p>
    <w:p w14:paraId="14E2DA94" w14:textId="77777777" w:rsidR="003248FE" w:rsidRPr="003248FE" w:rsidRDefault="003248FE" w:rsidP="00DE766D">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248FE">
        <w:rPr>
          <w:rFonts w:ascii="Times New Roman" w:eastAsia="Times New Roman" w:hAnsi="Times New Roman" w:cs="Times New Roman"/>
          <w:kern w:val="0"/>
          <w:sz w:val="24"/>
          <w:szCs w:val="24"/>
          <w:lang w:eastAsia="en-IN"/>
          <w14:ligatures w14:val="none"/>
        </w:rPr>
        <w:t xml:space="preserve">Since its inception in 2016, </w:t>
      </w:r>
      <w:r w:rsidRPr="003248FE">
        <w:rPr>
          <w:rFonts w:ascii="Times New Roman" w:eastAsia="Times New Roman" w:hAnsi="Times New Roman" w:cs="Times New Roman"/>
          <w:b/>
          <w:bCs/>
          <w:kern w:val="0"/>
          <w:sz w:val="24"/>
          <w:szCs w:val="24"/>
          <w:lang w:eastAsia="en-IN"/>
          <w14:ligatures w14:val="none"/>
        </w:rPr>
        <w:t>boAt Lifestyle</w:t>
      </w:r>
      <w:r w:rsidRPr="003248FE">
        <w:rPr>
          <w:rFonts w:ascii="Times New Roman" w:eastAsia="Times New Roman" w:hAnsi="Times New Roman" w:cs="Times New Roman"/>
          <w:kern w:val="0"/>
          <w:sz w:val="24"/>
          <w:szCs w:val="24"/>
          <w:lang w:eastAsia="en-IN"/>
          <w14:ligatures w14:val="none"/>
        </w:rPr>
        <w:t xml:space="preserve"> has experienced exponential growth, transforming from a modest startup into one of India’s leading consumer electronics brands. Under Aman Gupta’s strategic leadership, the company achieved the following major milestones:</w:t>
      </w:r>
    </w:p>
    <w:p w14:paraId="5DE80DFF" w14:textId="77777777" w:rsidR="003248FE" w:rsidRPr="003248FE" w:rsidRDefault="003248FE" w:rsidP="00DE766D">
      <w:pPr>
        <w:numPr>
          <w:ilvl w:val="0"/>
          <w:numId w:val="2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248FE">
        <w:rPr>
          <w:rFonts w:ascii="Times New Roman" w:eastAsia="Times New Roman" w:hAnsi="Times New Roman" w:cs="Times New Roman"/>
          <w:b/>
          <w:bCs/>
          <w:kern w:val="0"/>
          <w:sz w:val="24"/>
          <w:szCs w:val="24"/>
          <w:lang w:eastAsia="en-IN"/>
          <w14:ligatures w14:val="none"/>
        </w:rPr>
        <w:t>Revenue Milestones:</w:t>
      </w:r>
    </w:p>
    <w:p w14:paraId="2A6DCC40" w14:textId="77777777" w:rsidR="003248FE" w:rsidRPr="003248FE" w:rsidRDefault="003248FE" w:rsidP="00DE766D">
      <w:pPr>
        <w:numPr>
          <w:ilvl w:val="1"/>
          <w:numId w:val="2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248FE">
        <w:rPr>
          <w:rFonts w:ascii="Times New Roman" w:eastAsia="Times New Roman" w:hAnsi="Times New Roman" w:cs="Times New Roman"/>
          <w:kern w:val="0"/>
          <w:sz w:val="24"/>
          <w:szCs w:val="24"/>
          <w:lang w:eastAsia="en-IN"/>
          <w14:ligatures w14:val="none"/>
        </w:rPr>
        <w:t xml:space="preserve">Within four years of launch, boAt crossed a </w:t>
      </w:r>
      <w:r w:rsidRPr="003248FE">
        <w:rPr>
          <w:rFonts w:ascii="Times New Roman" w:eastAsia="Times New Roman" w:hAnsi="Times New Roman" w:cs="Times New Roman"/>
          <w:b/>
          <w:bCs/>
          <w:kern w:val="0"/>
          <w:sz w:val="24"/>
          <w:szCs w:val="24"/>
          <w:lang w:eastAsia="en-IN"/>
          <w14:ligatures w14:val="none"/>
        </w:rPr>
        <w:t>revenue of ₹701 crore (FY2020)</w:t>
      </w:r>
      <w:r w:rsidRPr="003248FE">
        <w:rPr>
          <w:rFonts w:ascii="Times New Roman" w:eastAsia="Times New Roman" w:hAnsi="Times New Roman" w:cs="Times New Roman"/>
          <w:kern w:val="0"/>
          <w:sz w:val="24"/>
          <w:szCs w:val="24"/>
          <w:lang w:eastAsia="en-IN"/>
          <w14:ligatures w14:val="none"/>
        </w:rPr>
        <w:t>, a remarkable feat in a highly competitive sector dominated by global giants like JBL, Sony, and Bose.</w:t>
      </w:r>
    </w:p>
    <w:p w14:paraId="51417A35" w14:textId="77777777" w:rsidR="003248FE" w:rsidRPr="003248FE" w:rsidRDefault="003248FE" w:rsidP="00DE766D">
      <w:pPr>
        <w:numPr>
          <w:ilvl w:val="1"/>
          <w:numId w:val="2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248FE">
        <w:rPr>
          <w:rFonts w:ascii="Times New Roman" w:eastAsia="Times New Roman" w:hAnsi="Times New Roman" w:cs="Times New Roman"/>
          <w:kern w:val="0"/>
          <w:sz w:val="24"/>
          <w:szCs w:val="24"/>
          <w:lang w:eastAsia="en-IN"/>
          <w14:ligatures w14:val="none"/>
        </w:rPr>
        <w:t xml:space="preserve">By FY2022, boAt's revenue crossed </w:t>
      </w:r>
      <w:r w:rsidRPr="003248FE">
        <w:rPr>
          <w:rFonts w:ascii="Times New Roman" w:eastAsia="Times New Roman" w:hAnsi="Times New Roman" w:cs="Times New Roman"/>
          <w:b/>
          <w:bCs/>
          <w:kern w:val="0"/>
          <w:sz w:val="24"/>
          <w:szCs w:val="24"/>
          <w:lang w:eastAsia="en-IN"/>
          <w14:ligatures w14:val="none"/>
        </w:rPr>
        <w:t>₹1,500 crore</w:t>
      </w:r>
      <w:r w:rsidRPr="003248FE">
        <w:rPr>
          <w:rFonts w:ascii="Times New Roman" w:eastAsia="Times New Roman" w:hAnsi="Times New Roman" w:cs="Times New Roman"/>
          <w:kern w:val="0"/>
          <w:sz w:val="24"/>
          <w:szCs w:val="24"/>
          <w:lang w:eastAsia="en-IN"/>
          <w14:ligatures w14:val="none"/>
        </w:rPr>
        <w:t>, demonstrating sustained growth and scalability.</w:t>
      </w:r>
    </w:p>
    <w:p w14:paraId="57FA1D9E" w14:textId="77777777" w:rsidR="003248FE" w:rsidRPr="003248FE" w:rsidRDefault="003248FE" w:rsidP="00DE766D">
      <w:pPr>
        <w:numPr>
          <w:ilvl w:val="0"/>
          <w:numId w:val="2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248FE">
        <w:rPr>
          <w:rFonts w:ascii="Times New Roman" w:eastAsia="Times New Roman" w:hAnsi="Times New Roman" w:cs="Times New Roman"/>
          <w:b/>
          <w:bCs/>
          <w:kern w:val="0"/>
          <w:sz w:val="24"/>
          <w:szCs w:val="24"/>
          <w:lang w:eastAsia="en-IN"/>
          <w14:ligatures w14:val="none"/>
        </w:rPr>
        <w:t>Market Share:</w:t>
      </w:r>
    </w:p>
    <w:p w14:paraId="314F127D" w14:textId="77777777" w:rsidR="003248FE" w:rsidRPr="003248FE" w:rsidRDefault="003248FE" w:rsidP="00DE766D">
      <w:pPr>
        <w:numPr>
          <w:ilvl w:val="1"/>
          <w:numId w:val="2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248FE">
        <w:rPr>
          <w:rFonts w:ascii="Times New Roman" w:eastAsia="Times New Roman" w:hAnsi="Times New Roman" w:cs="Times New Roman"/>
          <w:kern w:val="0"/>
          <w:sz w:val="24"/>
          <w:szCs w:val="24"/>
          <w:lang w:eastAsia="en-IN"/>
          <w14:ligatures w14:val="none"/>
        </w:rPr>
        <w:t xml:space="preserve">boAt became the </w:t>
      </w:r>
      <w:r w:rsidRPr="003248FE">
        <w:rPr>
          <w:rFonts w:ascii="Times New Roman" w:eastAsia="Times New Roman" w:hAnsi="Times New Roman" w:cs="Times New Roman"/>
          <w:b/>
          <w:bCs/>
          <w:kern w:val="0"/>
          <w:sz w:val="24"/>
          <w:szCs w:val="24"/>
          <w:lang w:eastAsia="en-IN"/>
          <w14:ligatures w14:val="none"/>
        </w:rPr>
        <w:t>No. 1 earwear brand in India</w:t>
      </w:r>
      <w:r w:rsidRPr="003248FE">
        <w:rPr>
          <w:rFonts w:ascii="Times New Roman" w:eastAsia="Times New Roman" w:hAnsi="Times New Roman" w:cs="Times New Roman"/>
          <w:kern w:val="0"/>
          <w:sz w:val="24"/>
          <w:szCs w:val="24"/>
          <w:lang w:eastAsia="en-IN"/>
          <w14:ligatures w14:val="none"/>
        </w:rPr>
        <w:t xml:space="preserve"> (IDC reports), capturing over </w:t>
      </w:r>
      <w:r w:rsidRPr="003248FE">
        <w:rPr>
          <w:rFonts w:ascii="Times New Roman" w:eastAsia="Times New Roman" w:hAnsi="Times New Roman" w:cs="Times New Roman"/>
          <w:b/>
          <w:bCs/>
          <w:kern w:val="0"/>
          <w:sz w:val="24"/>
          <w:szCs w:val="24"/>
          <w:lang w:eastAsia="en-IN"/>
          <w14:ligatures w14:val="none"/>
        </w:rPr>
        <w:t>30% market share</w:t>
      </w:r>
      <w:r w:rsidRPr="003248FE">
        <w:rPr>
          <w:rFonts w:ascii="Times New Roman" w:eastAsia="Times New Roman" w:hAnsi="Times New Roman" w:cs="Times New Roman"/>
          <w:kern w:val="0"/>
          <w:sz w:val="24"/>
          <w:szCs w:val="24"/>
          <w:lang w:eastAsia="en-IN"/>
          <w14:ligatures w14:val="none"/>
        </w:rPr>
        <w:t xml:space="preserve"> in the category.</w:t>
      </w:r>
    </w:p>
    <w:p w14:paraId="418501F4" w14:textId="77777777" w:rsidR="003248FE" w:rsidRPr="003248FE" w:rsidRDefault="003248FE" w:rsidP="00DE766D">
      <w:pPr>
        <w:numPr>
          <w:ilvl w:val="1"/>
          <w:numId w:val="2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248FE">
        <w:rPr>
          <w:rFonts w:ascii="Times New Roman" w:eastAsia="Times New Roman" w:hAnsi="Times New Roman" w:cs="Times New Roman"/>
          <w:kern w:val="0"/>
          <w:sz w:val="24"/>
          <w:szCs w:val="24"/>
          <w:lang w:eastAsia="en-IN"/>
          <w14:ligatures w14:val="none"/>
        </w:rPr>
        <w:t xml:space="preserve">It was also recognized among the </w:t>
      </w:r>
      <w:r w:rsidRPr="003248FE">
        <w:rPr>
          <w:rFonts w:ascii="Times New Roman" w:eastAsia="Times New Roman" w:hAnsi="Times New Roman" w:cs="Times New Roman"/>
          <w:b/>
          <w:bCs/>
          <w:kern w:val="0"/>
          <w:sz w:val="24"/>
          <w:szCs w:val="24"/>
          <w:lang w:eastAsia="en-IN"/>
          <w14:ligatures w14:val="none"/>
        </w:rPr>
        <w:t>top 5 global wearable brands</w:t>
      </w:r>
      <w:r w:rsidRPr="003248FE">
        <w:rPr>
          <w:rFonts w:ascii="Times New Roman" w:eastAsia="Times New Roman" w:hAnsi="Times New Roman" w:cs="Times New Roman"/>
          <w:kern w:val="0"/>
          <w:sz w:val="24"/>
          <w:szCs w:val="24"/>
          <w:lang w:eastAsia="en-IN"/>
          <w14:ligatures w14:val="none"/>
        </w:rPr>
        <w:t>, alongside Apple, Samsung, and Huawei.</w:t>
      </w:r>
    </w:p>
    <w:p w14:paraId="26A8BE7D" w14:textId="77777777" w:rsidR="003248FE" w:rsidRPr="003248FE" w:rsidRDefault="003248FE" w:rsidP="00DE766D">
      <w:pPr>
        <w:numPr>
          <w:ilvl w:val="0"/>
          <w:numId w:val="2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248FE">
        <w:rPr>
          <w:rFonts w:ascii="Times New Roman" w:eastAsia="Times New Roman" w:hAnsi="Times New Roman" w:cs="Times New Roman"/>
          <w:b/>
          <w:bCs/>
          <w:kern w:val="0"/>
          <w:sz w:val="24"/>
          <w:szCs w:val="24"/>
          <w:lang w:eastAsia="en-IN"/>
          <w14:ligatures w14:val="none"/>
        </w:rPr>
        <w:t>Funding and Valuation:</w:t>
      </w:r>
    </w:p>
    <w:p w14:paraId="32A09AE0" w14:textId="77777777" w:rsidR="003248FE" w:rsidRPr="003248FE" w:rsidRDefault="003248FE" w:rsidP="00DE766D">
      <w:pPr>
        <w:numPr>
          <w:ilvl w:val="1"/>
          <w:numId w:val="2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248FE">
        <w:rPr>
          <w:rFonts w:ascii="Times New Roman" w:eastAsia="Times New Roman" w:hAnsi="Times New Roman" w:cs="Times New Roman"/>
          <w:kern w:val="0"/>
          <w:sz w:val="24"/>
          <w:szCs w:val="24"/>
          <w:lang w:eastAsia="en-IN"/>
          <w14:ligatures w14:val="none"/>
        </w:rPr>
        <w:t xml:space="preserve">Raised over </w:t>
      </w:r>
      <w:r w:rsidRPr="003248FE">
        <w:rPr>
          <w:rFonts w:ascii="Times New Roman" w:eastAsia="Times New Roman" w:hAnsi="Times New Roman" w:cs="Times New Roman"/>
          <w:b/>
          <w:bCs/>
          <w:kern w:val="0"/>
          <w:sz w:val="24"/>
          <w:szCs w:val="24"/>
          <w:lang w:eastAsia="en-IN"/>
          <w14:ligatures w14:val="none"/>
        </w:rPr>
        <w:t>$100 million in funding</w:t>
      </w:r>
      <w:r w:rsidRPr="003248FE">
        <w:rPr>
          <w:rFonts w:ascii="Times New Roman" w:eastAsia="Times New Roman" w:hAnsi="Times New Roman" w:cs="Times New Roman"/>
          <w:kern w:val="0"/>
          <w:sz w:val="24"/>
          <w:szCs w:val="24"/>
          <w:lang w:eastAsia="en-IN"/>
          <w14:ligatures w14:val="none"/>
        </w:rPr>
        <w:t>, including a major investment from Warburg Pincus.</w:t>
      </w:r>
    </w:p>
    <w:p w14:paraId="56625891" w14:textId="77777777" w:rsidR="003248FE" w:rsidRPr="003248FE" w:rsidRDefault="003248FE" w:rsidP="00DE766D">
      <w:pPr>
        <w:numPr>
          <w:ilvl w:val="1"/>
          <w:numId w:val="2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248FE">
        <w:rPr>
          <w:rFonts w:ascii="Times New Roman" w:eastAsia="Times New Roman" w:hAnsi="Times New Roman" w:cs="Times New Roman"/>
          <w:kern w:val="0"/>
          <w:sz w:val="24"/>
          <w:szCs w:val="24"/>
          <w:lang w:eastAsia="en-IN"/>
          <w14:ligatures w14:val="none"/>
        </w:rPr>
        <w:t xml:space="preserve">boAt's valuation soared past </w:t>
      </w:r>
      <w:r w:rsidRPr="003248FE">
        <w:rPr>
          <w:rFonts w:ascii="Times New Roman" w:eastAsia="Times New Roman" w:hAnsi="Times New Roman" w:cs="Times New Roman"/>
          <w:b/>
          <w:bCs/>
          <w:kern w:val="0"/>
          <w:sz w:val="24"/>
          <w:szCs w:val="24"/>
          <w:lang w:eastAsia="en-IN"/>
          <w14:ligatures w14:val="none"/>
        </w:rPr>
        <w:t>$1.4 billion</w:t>
      </w:r>
      <w:r w:rsidRPr="003248FE">
        <w:rPr>
          <w:rFonts w:ascii="Times New Roman" w:eastAsia="Times New Roman" w:hAnsi="Times New Roman" w:cs="Times New Roman"/>
          <w:kern w:val="0"/>
          <w:sz w:val="24"/>
          <w:szCs w:val="24"/>
          <w:lang w:eastAsia="en-IN"/>
          <w14:ligatures w14:val="none"/>
        </w:rPr>
        <w:t xml:space="preserve">, making it a </w:t>
      </w:r>
      <w:r w:rsidRPr="003248FE">
        <w:rPr>
          <w:rFonts w:ascii="Times New Roman" w:eastAsia="Times New Roman" w:hAnsi="Times New Roman" w:cs="Times New Roman"/>
          <w:b/>
          <w:bCs/>
          <w:kern w:val="0"/>
          <w:sz w:val="24"/>
          <w:szCs w:val="24"/>
          <w:lang w:eastAsia="en-IN"/>
          <w14:ligatures w14:val="none"/>
        </w:rPr>
        <w:t>unicorn startup</w:t>
      </w:r>
      <w:r w:rsidRPr="003248FE">
        <w:rPr>
          <w:rFonts w:ascii="Times New Roman" w:eastAsia="Times New Roman" w:hAnsi="Times New Roman" w:cs="Times New Roman"/>
          <w:kern w:val="0"/>
          <w:sz w:val="24"/>
          <w:szCs w:val="24"/>
          <w:lang w:eastAsia="en-IN"/>
          <w14:ligatures w14:val="none"/>
        </w:rPr>
        <w:t xml:space="preserve"> and one of the most successful D2C brands in India.</w:t>
      </w:r>
    </w:p>
    <w:p w14:paraId="15ECA0AC" w14:textId="77777777" w:rsidR="003248FE" w:rsidRPr="003248FE" w:rsidRDefault="00000000" w:rsidP="00DE766D">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F7F948F">
          <v:rect id="_x0000_i1025" style="width:0;height:1.5pt" o:hrstd="t" o:hr="t" fillcolor="#a0a0a0" stroked="f"/>
        </w:pict>
      </w:r>
    </w:p>
    <w:p w14:paraId="31DCB2D6" w14:textId="77777777" w:rsidR="003248FE" w:rsidRPr="003248FE" w:rsidRDefault="003248FE" w:rsidP="00DE766D">
      <w:p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r w:rsidRPr="003248FE">
        <w:rPr>
          <w:rFonts w:ascii="Times New Roman" w:eastAsia="Times New Roman" w:hAnsi="Times New Roman" w:cs="Times New Roman"/>
          <w:b/>
          <w:bCs/>
          <w:kern w:val="0"/>
          <w:sz w:val="24"/>
          <w:szCs w:val="24"/>
          <w:lang w:eastAsia="en-IN"/>
          <w14:ligatures w14:val="none"/>
        </w:rPr>
        <w:t>Awards and Recognitions</w:t>
      </w:r>
    </w:p>
    <w:p w14:paraId="7AC59919" w14:textId="77777777" w:rsidR="003248FE" w:rsidRPr="003248FE" w:rsidRDefault="003248FE" w:rsidP="00DE766D">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248FE">
        <w:rPr>
          <w:rFonts w:ascii="Times New Roman" w:eastAsia="Times New Roman" w:hAnsi="Times New Roman" w:cs="Times New Roman"/>
          <w:kern w:val="0"/>
          <w:sz w:val="24"/>
          <w:szCs w:val="24"/>
          <w:lang w:eastAsia="en-IN"/>
          <w14:ligatures w14:val="none"/>
        </w:rPr>
        <w:t>Aman Gupta and boAt have received numerous accolades that acknowledge their innovation, marketing brilliance, and business excellence:</w:t>
      </w:r>
    </w:p>
    <w:p w14:paraId="098F60BA" w14:textId="77777777" w:rsidR="003248FE" w:rsidRPr="003248FE" w:rsidRDefault="003248FE" w:rsidP="00DE766D">
      <w:pPr>
        <w:numPr>
          <w:ilvl w:val="0"/>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248FE">
        <w:rPr>
          <w:rFonts w:ascii="Times New Roman" w:eastAsia="Times New Roman" w:hAnsi="Times New Roman" w:cs="Times New Roman"/>
          <w:b/>
          <w:bCs/>
          <w:kern w:val="0"/>
          <w:sz w:val="24"/>
          <w:szCs w:val="24"/>
          <w:lang w:eastAsia="en-IN"/>
          <w14:ligatures w14:val="none"/>
        </w:rPr>
        <w:t>Entrepreneur of the Year (2021)</w:t>
      </w:r>
      <w:r w:rsidRPr="003248FE">
        <w:rPr>
          <w:rFonts w:ascii="Times New Roman" w:eastAsia="Times New Roman" w:hAnsi="Times New Roman" w:cs="Times New Roman"/>
          <w:kern w:val="0"/>
          <w:sz w:val="24"/>
          <w:szCs w:val="24"/>
          <w:lang w:eastAsia="en-IN"/>
          <w14:ligatures w14:val="none"/>
        </w:rPr>
        <w:t xml:space="preserve"> – Honored at several business forums for redefining tech marketing in India.</w:t>
      </w:r>
    </w:p>
    <w:p w14:paraId="5C7E70CC" w14:textId="77777777" w:rsidR="003248FE" w:rsidRPr="003248FE" w:rsidRDefault="003248FE" w:rsidP="00DE766D">
      <w:pPr>
        <w:numPr>
          <w:ilvl w:val="0"/>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248FE">
        <w:rPr>
          <w:rFonts w:ascii="Times New Roman" w:eastAsia="Times New Roman" w:hAnsi="Times New Roman" w:cs="Times New Roman"/>
          <w:b/>
          <w:bCs/>
          <w:kern w:val="0"/>
          <w:sz w:val="24"/>
          <w:szCs w:val="24"/>
          <w:lang w:eastAsia="en-IN"/>
          <w14:ligatures w14:val="none"/>
        </w:rPr>
        <w:t>Forbes India 30 Under 30 Jury Member and Cover Personality</w:t>
      </w:r>
      <w:r w:rsidRPr="003248FE">
        <w:rPr>
          <w:rFonts w:ascii="Times New Roman" w:eastAsia="Times New Roman" w:hAnsi="Times New Roman" w:cs="Times New Roman"/>
          <w:kern w:val="0"/>
          <w:sz w:val="24"/>
          <w:szCs w:val="24"/>
          <w:lang w:eastAsia="en-IN"/>
          <w14:ligatures w14:val="none"/>
        </w:rPr>
        <w:t xml:space="preserve"> – Celebrated for his influence in the Indian startup ecosystem.</w:t>
      </w:r>
    </w:p>
    <w:p w14:paraId="79BA28E8" w14:textId="77777777" w:rsidR="003248FE" w:rsidRPr="003248FE" w:rsidRDefault="003248FE" w:rsidP="00DE766D">
      <w:pPr>
        <w:numPr>
          <w:ilvl w:val="0"/>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248FE">
        <w:rPr>
          <w:rFonts w:ascii="Times New Roman" w:eastAsia="Times New Roman" w:hAnsi="Times New Roman" w:cs="Times New Roman"/>
          <w:b/>
          <w:bCs/>
          <w:kern w:val="0"/>
          <w:sz w:val="24"/>
          <w:szCs w:val="24"/>
          <w:lang w:eastAsia="en-IN"/>
          <w14:ligatures w14:val="none"/>
        </w:rPr>
        <w:t>boAt won the 'Startup of the Year'</w:t>
      </w:r>
      <w:r w:rsidRPr="003248FE">
        <w:rPr>
          <w:rFonts w:ascii="Times New Roman" w:eastAsia="Times New Roman" w:hAnsi="Times New Roman" w:cs="Times New Roman"/>
          <w:kern w:val="0"/>
          <w:sz w:val="24"/>
          <w:szCs w:val="24"/>
          <w:lang w:eastAsia="en-IN"/>
          <w14:ligatures w14:val="none"/>
        </w:rPr>
        <w:t xml:space="preserve"> award in multiple business and tech award platforms.</w:t>
      </w:r>
    </w:p>
    <w:p w14:paraId="75C05493" w14:textId="77777777" w:rsidR="003248FE" w:rsidRPr="003248FE" w:rsidRDefault="003248FE" w:rsidP="00DE766D">
      <w:pPr>
        <w:numPr>
          <w:ilvl w:val="0"/>
          <w:numId w:val="2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248FE">
        <w:rPr>
          <w:rFonts w:ascii="Times New Roman" w:eastAsia="Times New Roman" w:hAnsi="Times New Roman" w:cs="Times New Roman"/>
          <w:kern w:val="0"/>
          <w:sz w:val="24"/>
          <w:szCs w:val="24"/>
          <w:lang w:eastAsia="en-IN"/>
          <w14:ligatures w14:val="none"/>
        </w:rPr>
        <w:t xml:space="preserve">Featured in </w:t>
      </w:r>
      <w:r w:rsidRPr="003248FE">
        <w:rPr>
          <w:rFonts w:ascii="Times New Roman" w:eastAsia="Times New Roman" w:hAnsi="Times New Roman" w:cs="Times New Roman"/>
          <w:b/>
          <w:bCs/>
          <w:kern w:val="0"/>
          <w:sz w:val="24"/>
          <w:szCs w:val="24"/>
          <w:lang w:eastAsia="en-IN"/>
          <w14:ligatures w14:val="none"/>
        </w:rPr>
        <w:t>YourStory’s Brands of New India</w:t>
      </w:r>
      <w:r w:rsidRPr="003248FE">
        <w:rPr>
          <w:rFonts w:ascii="Times New Roman" w:eastAsia="Times New Roman" w:hAnsi="Times New Roman" w:cs="Times New Roman"/>
          <w:kern w:val="0"/>
          <w:sz w:val="24"/>
          <w:szCs w:val="24"/>
          <w:lang w:eastAsia="en-IN"/>
          <w14:ligatures w14:val="none"/>
        </w:rPr>
        <w:t xml:space="preserve"> and </w:t>
      </w:r>
      <w:r w:rsidRPr="003248FE">
        <w:rPr>
          <w:rFonts w:ascii="Times New Roman" w:eastAsia="Times New Roman" w:hAnsi="Times New Roman" w:cs="Times New Roman"/>
          <w:b/>
          <w:bCs/>
          <w:kern w:val="0"/>
          <w:sz w:val="24"/>
          <w:szCs w:val="24"/>
          <w:lang w:eastAsia="en-IN"/>
          <w14:ligatures w14:val="none"/>
        </w:rPr>
        <w:t>Economic Times Startup Awards</w:t>
      </w:r>
      <w:r w:rsidRPr="003248FE">
        <w:rPr>
          <w:rFonts w:ascii="Times New Roman" w:eastAsia="Times New Roman" w:hAnsi="Times New Roman" w:cs="Times New Roman"/>
          <w:kern w:val="0"/>
          <w:sz w:val="24"/>
          <w:szCs w:val="24"/>
          <w:lang w:eastAsia="en-IN"/>
          <w14:ligatures w14:val="none"/>
        </w:rPr>
        <w:t xml:space="preserve"> for outstanding contribution to India’s consumer tech landscape.</w:t>
      </w:r>
    </w:p>
    <w:p w14:paraId="6E7974D3" w14:textId="77777777" w:rsidR="003248FE" w:rsidRPr="003248FE" w:rsidRDefault="003248FE" w:rsidP="00DE766D">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248FE">
        <w:rPr>
          <w:rFonts w:ascii="Times New Roman" w:eastAsia="Times New Roman" w:hAnsi="Times New Roman" w:cs="Times New Roman"/>
          <w:kern w:val="0"/>
          <w:sz w:val="24"/>
          <w:szCs w:val="24"/>
          <w:lang w:eastAsia="en-IN"/>
          <w14:ligatures w14:val="none"/>
        </w:rPr>
        <w:t xml:space="preserve">Additionally, Aman’s visibility as a </w:t>
      </w:r>
      <w:r w:rsidRPr="003248FE">
        <w:rPr>
          <w:rFonts w:ascii="Times New Roman" w:eastAsia="Times New Roman" w:hAnsi="Times New Roman" w:cs="Times New Roman"/>
          <w:b/>
          <w:bCs/>
          <w:kern w:val="0"/>
          <w:sz w:val="24"/>
          <w:szCs w:val="24"/>
          <w:lang w:eastAsia="en-IN"/>
          <w14:ligatures w14:val="none"/>
        </w:rPr>
        <w:t>judge on Shark Tank India</w:t>
      </w:r>
      <w:r w:rsidRPr="003248FE">
        <w:rPr>
          <w:rFonts w:ascii="Times New Roman" w:eastAsia="Times New Roman" w:hAnsi="Times New Roman" w:cs="Times New Roman"/>
          <w:kern w:val="0"/>
          <w:sz w:val="24"/>
          <w:szCs w:val="24"/>
          <w:lang w:eastAsia="en-IN"/>
          <w14:ligatures w14:val="none"/>
        </w:rPr>
        <w:t xml:space="preserve"> amplified his recognition as a mentor and icon for aspiring entrepreneurs across the country.</w:t>
      </w:r>
    </w:p>
    <w:p w14:paraId="4483B25F" w14:textId="77777777" w:rsidR="003248FE" w:rsidRPr="003248FE" w:rsidRDefault="00000000" w:rsidP="00DE766D">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5C7328A2">
          <v:rect id="_x0000_i1026" style="width:0;height:1.5pt" o:hrstd="t" o:hr="t" fillcolor="#a0a0a0" stroked="f"/>
        </w:pict>
      </w:r>
    </w:p>
    <w:p w14:paraId="0B5EB9C3" w14:textId="77777777" w:rsidR="003248FE" w:rsidRPr="003248FE" w:rsidRDefault="003248FE" w:rsidP="00DE766D">
      <w:p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r w:rsidRPr="003248FE">
        <w:rPr>
          <w:rFonts w:ascii="Times New Roman" w:eastAsia="Times New Roman" w:hAnsi="Times New Roman" w:cs="Times New Roman"/>
          <w:b/>
          <w:bCs/>
          <w:kern w:val="0"/>
          <w:sz w:val="24"/>
          <w:szCs w:val="24"/>
          <w:lang w:eastAsia="en-IN"/>
          <w14:ligatures w14:val="none"/>
        </w:rPr>
        <w:t>Impact on the Industry and Society</w:t>
      </w:r>
    </w:p>
    <w:p w14:paraId="4C0919BF" w14:textId="77777777" w:rsidR="003248FE" w:rsidRPr="003248FE" w:rsidRDefault="003248FE" w:rsidP="00DE766D">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248FE">
        <w:rPr>
          <w:rFonts w:ascii="Times New Roman" w:eastAsia="Times New Roman" w:hAnsi="Times New Roman" w:cs="Times New Roman"/>
          <w:kern w:val="0"/>
          <w:sz w:val="24"/>
          <w:szCs w:val="24"/>
          <w:lang w:eastAsia="en-IN"/>
          <w14:ligatures w14:val="none"/>
        </w:rPr>
        <w:t xml:space="preserve">boAt’s rise has significantly disrupted the Indian consumer tech space and created ripples across both the </w:t>
      </w:r>
      <w:r w:rsidRPr="003248FE">
        <w:rPr>
          <w:rFonts w:ascii="Times New Roman" w:eastAsia="Times New Roman" w:hAnsi="Times New Roman" w:cs="Times New Roman"/>
          <w:b/>
          <w:bCs/>
          <w:kern w:val="0"/>
          <w:sz w:val="24"/>
          <w:szCs w:val="24"/>
          <w:lang w:eastAsia="en-IN"/>
          <w14:ligatures w14:val="none"/>
        </w:rPr>
        <w:t>industry and society</w:t>
      </w:r>
      <w:r w:rsidRPr="003248FE">
        <w:rPr>
          <w:rFonts w:ascii="Times New Roman" w:eastAsia="Times New Roman" w:hAnsi="Times New Roman" w:cs="Times New Roman"/>
          <w:kern w:val="0"/>
          <w:sz w:val="24"/>
          <w:szCs w:val="24"/>
          <w:lang w:eastAsia="en-IN"/>
          <w14:ligatures w14:val="none"/>
        </w:rPr>
        <w:t>:</w:t>
      </w:r>
    </w:p>
    <w:p w14:paraId="142D9F2A" w14:textId="77777777" w:rsidR="003248FE" w:rsidRPr="003248FE" w:rsidRDefault="003248FE" w:rsidP="00DE766D">
      <w:pPr>
        <w:numPr>
          <w:ilvl w:val="0"/>
          <w:numId w:val="2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248FE">
        <w:rPr>
          <w:rFonts w:ascii="Times New Roman" w:eastAsia="Times New Roman" w:hAnsi="Times New Roman" w:cs="Times New Roman"/>
          <w:b/>
          <w:bCs/>
          <w:kern w:val="0"/>
          <w:sz w:val="24"/>
          <w:szCs w:val="24"/>
          <w:lang w:eastAsia="en-IN"/>
          <w14:ligatures w14:val="none"/>
        </w:rPr>
        <w:lastRenderedPageBreak/>
        <w:t>Democratizing Quality Audio:</w:t>
      </w:r>
    </w:p>
    <w:p w14:paraId="353FBB84" w14:textId="77777777" w:rsidR="003248FE" w:rsidRPr="003248FE" w:rsidRDefault="003248FE" w:rsidP="00DE766D">
      <w:pPr>
        <w:numPr>
          <w:ilvl w:val="1"/>
          <w:numId w:val="2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248FE">
        <w:rPr>
          <w:rFonts w:ascii="Times New Roman" w:eastAsia="Times New Roman" w:hAnsi="Times New Roman" w:cs="Times New Roman"/>
          <w:kern w:val="0"/>
          <w:sz w:val="24"/>
          <w:szCs w:val="24"/>
          <w:lang w:eastAsia="en-IN"/>
          <w14:ligatures w14:val="none"/>
        </w:rPr>
        <w:t>Made stylish, high-performance gadgets accessible to the average Indian consumer at competitive prices.</w:t>
      </w:r>
    </w:p>
    <w:p w14:paraId="690985B3" w14:textId="77777777" w:rsidR="003248FE" w:rsidRPr="003248FE" w:rsidRDefault="003248FE" w:rsidP="00DE766D">
      <w:pPr>
        <w:numPr>
          <w:ilvl w:val="1"/>
          <w:numId w:val="2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248FE">
        <w:rPr>
          <w:rFonts w:ascii="Times New Roman" w:eastAsia="Times New Roman" w:hAnsi="Times New Roman" w:cs="Times New Roman"/>
          <w:kern w:val="0"/>
          <w:sz w:val="24"/>
          <w:szCs w:val="24"/>
          <w:lang w:eastAsia="en-IN"/>
          <w14:ligatures w14:val="none"/>
        </w:rPr>
        <w:t>Proved that quality and affordability can co-exist in a crowded market.</w:t>
      </w:r>
    </w:p>
    <w:p w14:paraId="2D5B208F" w14:textId="77777777" w:rsidR="003248FE" w:rsidRPr="003248FE" w:rsidRDefault="003248FE" w:rsidP="00DE766D">
      <w:pPr>
        <w:numPr>
          <w:ilvl w:val="0"/>
          <w:numId w:val="2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248FE">
        <w:rPr>
          <w:rFonts w:ascii="Times New Roman" w:eastAsia="Times New Roman" w:hAnsi="Times New Roman" w:cs="Times New Roman"/>
          <w:b/>
          <w:bCs/>
          <w:kern w:val="0"/>
          <w:sz w:val="24"/>
          <w:szCs w:val="24"/>
          <w:lang w:eastAsia="en-IN"/>
          <w14:ligatures w14:val="none"/>
        </w:rPr>
        <w:t>Boosting 'Make in India':</w:t>
      </w:r>
    </w:p>
    <w:p w14:paraId="1BFCE372" w14:textId="77777777" w:rsidR="003248FE" w:rsidRPr="003248FE" w:rsidRDefault="003248FE" w:rsidP="00DE766D">
      <w:pPr>
        <w:numPr>
          <w:ilvl w:val="1"/>
          <w:numId w:val="2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248FE">
        <w:rPr>
          <w:rFonts w:ascii="Times New Roman" w:eastAsia="Times New Roman" w:hAnsi="Times New Roman" w:cs="Times New Roman"/>
          <w:kern w:val="0"/>
          <w:sz w:val="24"/>
          <w:szCs w:val="24"/>
          <w:lang w:eastAsia="en-IN"/>
          <w14:ligatures w14:val="none"/>
        </w:rPr>
        <w:t>Shifted a significant portion of boAt's manufacturing to Indian partners, reducing dependency on imports and supporting local industries.</w:t>
      </w:r>
    </w:p>
    <w:p w14:paraId="4FAE498E" w14:textId="77777777" w:rsidR="003248FE" w:rsidRPr="003248FE" w:rsidRDefault="003248FE" w:rsidP="00DE766D">
      <w:pPr>
        <w:numPr>
          <w:ilvl w:val="0"/>
          <w:numId w:val="2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248FE">
        <w:rPr>
          <w:rFonts w:ascii="Times New Roman" w:eastAsia="Times New Roman" w:hAnsi="Times New Roman" w:cs="Times New Roman"/>
          <w:b/>
          <w:bCs/>
          <w:kern w:val="0"/>
          <w:sz w:val="24"/>
          <w:szCs w:val="24"/>
          <w:lang w:eastAsia="en-IN"/>
          <w14:ligatures w14:val="none"/>
        </w:rPr>
        <w:t>Empowering Youth Culture:</w:t>
      </w:r>
    </w:p>
    <w:p w14:paraId="6C48AED1" w14:textId="77777777" w:rsidR="003248FE" w:rsidRPr="003248FE" w:rsidRDefault="003248FE" w:rsidP="00DE766D">
      <w:pPr>
        <w:numPr>
          <w:ilvl w:val="1"/>
          <w:numId w:val="2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248FE">
        <w:rPr>
          <w:rFonts w:ascii="Times New Roman" w:eastAsia="Times New Roman" w:hAnsi="Times New Roman" w:cs="Times New Roman"/>
          <w:kern w:val="0"/>
          <w:sz w:val="24"/>
          <w:szCs w:val="24"/>
          <w:lang w:eastAsia="en-IN"/>
          <w14:ligatures w14:val="none"/>
        </w:rPr>
        <w:t>Through its youth-centric campaigns and affordable products, boAt became a cultural brand that resonated with India’s younger population.</w:t>
      </w:r>
    </w:p>
    <w:p w14:paraId="3B6766C9" w14:textId="77777777" w:rsidR="003248FE" w:rsidRPr="003248FE" w:rsidRDefault="003248FE" w:rsidP="00DE766D">
      <w:pPr>
        <w:numPr>
          <w:ilvl w:val="1"/>
          <w:numId w:val="2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248FE">
        <w:rPr>
          <w:rFonts w:ascii="Times New Roman" w:eastAsia="Times New Roman" w:hAnsi="Times New Roman" w:cs="Times New Roman"/>
          <w:kern w:val="0"/>
          <w:sz w:val="24"/>
          <w:szCs w:val="24"/>
          <w:lang w:eastAsia="en-IN"/>
          <w14:ligatures w14:val="none"/>
        </w:rPr>
        <w:t xml:space="preserve">Fostered a sense of identity and community through the term </w:t>
      </w:r>
      <w:r w:rsidRPr="003248FE">
        <w:rPr>
          <w:rFonts w:ascii="Times New Roman" w:eastAsia="Times New Roman" w:hAnsi="Times New Roman" w:cs="Times New Roman"/>
          <w:b/>
          <w:bCs/>
          <w:kern w:val="0"/>
          <w:sz w:val="24"/>
          <w:szCs w:val="24"/>
          <w:lang w:eastAsia="en-IN"/>
          <w14:ligatures w14:val="none"/>
        </w:rPr>
        <w:t>“boAtheads”</w:t>
      </w:r>
      <w:r w:rsidRPr="003248FE">
        <w:rPr>
          <w:rFonts w:ascii="Times New Roman" w:eastAsia="Times New Roman" w:hAnsi="Times New Roman" w:cs="Times New Roman"/>
          <w:kern w:val="0"/>
          <w:sz w:val="24"/>
          <w:szCs w:val="24"/>
          <w:lang w:eastAsia="en-IN"/>
          <w14:ligatures w14:val="none"/>
        </w:rPr>
        <w:t>.</w:t>
      </w:r>
    </w:p>
    <w:p w14:paraId="08DF055D" w14:textId="77777777" w:rsidR="003248FE" w:rsidRPr="003248FE" w:rsidRDefault="003248FE" w:rsidP="00DE766D">
      <w:pPr>
        <w:numPr>
          <w:ilvl w:val="0"/>
          <w:numId w:val="2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248FE">
        <w:rPr>
          <w:rFonts w:ascii="Times New Roman" w:eastAsia="Times New Roman" w:hAnsi="Times New Roman" w:cs="Times New Roman"/>
          <w:b/>
          <w:bCs/>
          <w:kern w:val="0"/>
          <w:sz w:val="24"/>
          <w:szCs w:val="24"/>
          <w:lang w:eastAsia="en-IN"/>
          <w14:ligatures w14:val="none"/>
        </w:rPr>
        <w:t>Startup Mentorship:</w:t>
      </w:r>
    </w:p>
    <w:p w14:paraId="6EDD7A2D" w14:textId="77777777" w:rsidR="003248FE" w:rsidRPr="003248FE" w:rsidRDefault="003248FE" w:rsidP="00DE766D">
      <w:pPr>
        <w:numPr>
          <w:ilvl w:val="1"/>
          <w:numId w:val="2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248FE">
        <w:rPr>
          <w:rFonts w:ascii="Times New Roman" w:eastAsia="Times New Roman" w:hAnsi="Times New Roman" w:cs="Times New Roman"/>
          <w:kern w:val="0"/>
          <w:sz w:val="24"/>
          <w:szCs w:val="24"/>
          <w:lang w:eastAsia="en-IN"/>
          <w14:ligatures w14:val="none"/>
        </w:rPr>
        <w:t>As a Shark Tank India investor, Aman invested in and mentored dozens of startups, directly contributing to India’s startup ecosystem and fostering innovation at the grassroots level.</w:t>
      </w:r>
    </w:p>
    <w:p w14:paraId="41A515CC" w14:textId="77777777" w:rsidR="003248FE" w:rsidRPr="003248FE" w:rsidRDefault="003248FE" w:rsidP="00DE766D">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248FE">
        <w:rPr>
          <w:rFonts w:ascii="Times New Roman" w:eastAsia="Times New Roman" w:hAnsi="Times New Roman" w:cs="Times New Roman"/>
          <w:kern w:val="0"/>
          <w:sz w:val="24"/>
          <w:szCs w:val="24"/>
          <w:lang w:eastAsia="en-IN"/>
          <w14:ligatures w14:val="none"/>
        </w:rPr>
        <w:t xml:space="preserve">In essence, Aman Gupta’s achievements extend beyond just financial numbers—his work has </w:t>
      </w:r>
      <w:r w:rsidRPr="003248FE">
        <w:rPr>
          <w:rFonts w:ascii="Times New Roman" w:eastAsia="Times New Roman" w:hAnsi="Times New Roman" w:cs="Times New Roman"/>
          <w:b/>
          <w:bCs/>
          <w:kern w:val="0"/>
          <w:sz w:val="24"/>
          <w:szCs w:val="24"/>
          <w:lang w:eastAsia="en-IN"/>
          <w14:ligatures w14:val="none"/>
        </w:rPr>
        <w:t>redefined how Indian startups compete, connect, and create</w:t>
      </w:r>
      <w:r w:rsidRPr="003248FE">
        <w:rPr>
          <w:rFonts w:ascii="Times New Roman" w:eastAsia="Times New Roman" w:hAnsi="Times New Roman" w:cs="Times New Roman"/>
          <w:kern w:val="0"/>
          <w:sz w:val="24"/>
          <w:szCs w:val="24"/>
          <w:lang w:eastAsia="en-IN"/>
          <w14:ligatures w14:val="none"/>
        </w:rPr>
        <w:t xml:space="preserve"> in a globalized digital world.</w:t>
      </w:r>
    </w:p>
    <w:p w14:paraId="51AE948E" w14:textId="6895EA3F" w:rsidR="003248FE" w:rsidRDefault="003248FE" w:rsidP="003248FE">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14:ligatures w14:val="none"/>
        </w:rPr>
        <w:drawing>
          <wp:inline distT="0" distB="0" distL="0" distR="0" wp14:anchorId="6E57B3B7" wp14:editId="473A423C">
            <wp:extent cx="5537200" cy="4330700"/>
            <wp:effectExtent l="0" t="0" r="6350" b="0"/>
            <wp:docPr id="19412054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05490" name="Picture 1941205490"/>
                    <pic:cNvPicPr/>
                  </pic:nvPicPr>
                  <pic:blipFill>
                    <a:blip r:embed="rId15">
                      <a:extLst>
                        <a:ext uri="{28A0092B-C50C-407E-A947-70E740481C1C}">
                          <a14:useLocalDpi xmlns:a14="http://schemas.microsoft.com/office/drawing/2010/main" val="0"/>
                        </a:ext>
                      </a:extLst>
                    </a:blip>
                    <a:stretch>
                      <a:fillRect/>
                    </a:stretch>
                  </pic:blipFill>
                  <pic:spPr>
                    <a:xfrm>
                      <a:off x="0" y="0"/>
                      <a:ext cx="5541025" cy="4333692"/>
                    </a:xfrm>
                    <a:prstGeom prst="rect">
                      <a:avLst/>
                    </a:prstGeom>
                  </pic:spPr>
                </pic:pic>
              </a:graphicData>
            </a:graphic>
          </wp:inline>
        </w:drawing>
      </w:r>
      <w:r>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br w:type="page"/>
      </w:r>
    </w:p>
    <w:p w14:paraId="6F49D85D" w14:textId="14F0F95F" w:rsidR="003529AB" w:rsidRPr="003529AB" w:rsidRDefault="003529AB" w:rsidP="003529AB">
      <w:pPr>
        <w:pStyle w:val="ListParagraph"/>
        <w:numPr>
          <w:ilvl w:val="0"/>
          <w:numId w:val="26"/>
        </w:num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en-IN"/>
          <w14:ligatures w14:val="none"/>
        </w:rPr>
      </w:pPr>
      <w:r w:rsidRPr="003529AB">
        <w:rPr>
          <w:rFonts w:ascii="Times New Roman" w:eastAsia="Times New Roman" w:hAnsi="Times New Roman" w:cs="Times New Roman"/>
          <w:b/>
          <w:bCs/>
          <w:kern w:val="0"/>
          <w:sz w:val="27"/>
          <w:szCs w:val="27"/>
          <w:lang w:eastAsia="en-IN"/>
          <w14:ligatures w14:val="none"/>
        </w:rPr>
        <w:lastRenderedPageBreak/>
        <w:t>Challenges Faced and Overcome</w:t>
      </w:r>
    </w:p>
    <w:p w14:paraId="7EBF88D3" w14:textId="77777777" w:rsidR="003529AB" w:rsidRPr="003529AB" w:rsidRDefault="003529AB" w:rsidP="003529AB">
      <w:pPr>
        <w:pStyle w:val="ListParagraph"/>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7EFE6CDB" w14:textId="77777777" w:rsidR="003529AB" w:rsidRPr="003529AB" w:rsidRDefault="003529AB" w:rsidP="003529AB">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t>Breaking into a Saturated Market</w:t>
      </w:r>
    </w:p>
    <w:p w14:paraId="01A2FE2E" w14:textId="77777777" w:rsidR="003529AB" w:rsidRP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One of the biggest initial hurdles Aman Gupta faced was </w:t>
      </w:r>
      <w:r w:rsidRPr="003529AB">
        <w:rPr>
          <w:rFonts w:ascii="Times New Roman" w:eastAsia="Times New Roman" w:hAnsi="Times New Roman" w:cs="Times New Roman"/>
          <w:b/>
          <w:bCs/>
          <w:kern w:val="0"/>
          <w:sz w:val="24"/>
          <w:szCs w:val="24"/>
          <w:lang w:eastAsia="en-IN"/>
          <w14:ligatures w14:val="none"/>
        </w:rPr>
        <w:t>entering a market dominated by global giants</w:t>
      </w:r>
      <w:r w:rsidRPr="003529AB">
        <w:rPr>
          <w:rFonts w:ascii="Times New Roman" w:eastAsia="Times New Roman" w:hAnsi="Times New Roman" w:cs="Times New Roman"/>
          <w:kern w:val="0"/>
          <w:sz w:val="24"/>
          <w:szCs w:val="24"/>
          <w:lang w:eastAsia="en-IN"/>
          <w14:ligatures w14:val="none"/>
        </w:rPr>
        <w:t xml:space="preserve"> such as JBL, Sony, Bose, and Sennheiser. These brands had decades of experience, massive marketing budgets, and well-established consumer trust. For a newcomer like boAt, carving out space in such a crowded segment required not just innovation but fearless positioning.</w:t>
      </w:r>
    </w:p>
    <w:p w14:paraId="7A4D2897" w14:textId="4A77FDDB" w:rsidR="003529AB" w:rsidRP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To overcome this, Aman focused on </w:t>
      </w:r>
      <w:r w:rsidRPr="003529AB">
        <w:rPr>
          <w:rFonts w:ascii="Times New Roman" w:eastAsia="Times New Roman" w:hAnsi="Times New Roman" w:cs="Times New Roman"/>
          <w:b/>
          <w:bCs/>
          <w:kern w:val="0"/>
          <w:sz w:val="24"/>
          <w:szCs w:val="24"/>
          <w:lang w:eastAsia="en-IN"/>
          <w14:ligatures w14:val="none"/>
        </w:rPr>
        <w:t>building a brand identity</w:t>
      </w:r>
      <w:r w:rsidRPr="003529AB">
        <w:rPr>
          <w:rFonts w:ascii="Times New Roman" w:eastAsia="Times New Roman" w:hAnsi="Times New Roman" w:cs="Times New Roman"/>
          <w:kern w:val="0"/>
          <w:sz w:val="24"/>
          <w:szCs w:val="24"/>
          <w:lang w:eastAsia="en-IN"/>
          <w14:ligatures w14:val="none"/>
        </w:rPr>
        <w:t xml:space="preserve"> rooted in Indian youth culture. Instead of directly competing on technical specs, boAt connected emotionally with millennials and Gen Z by offering trendy, affordable, and durable audio products, often endorsed by young celebrities and athletes.</w:t>
      </w:r>
    </w:p>
    <w:p w14:paraId="7D1B2396" w14:textId="34F316E2" w:rsidR="003529AB" w:rsidRPr="003529AB" w:rsidRDefault="003529AB" w:rsidP="003529AB">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t xml:space="preserve">Funding and </w:t>
      </w:r>
      <w:r w:rsidR="005D6055" w:rsidRPr="003529AB">
        <w:rPr>
          <w:rFonts w:ascii="Times New Roman" w:eastAsia="Times New Roman" w:hAnsi="Times New Roman" w:cs="Times New Roman"/>
          <w:b/>
          <w:bCs/>
          <w:kern w:val="0"/>
          <w:sz w:val="24"/>
          <w:szCs w:val="24"/>
          <w:lang w:eastAsia="en-IN"/>
          <w14:ligatures w14:val="none"/>
        </w:rPr>
        <w:t>Scepticism</w:t>
      </w:r>
      <w:r w:rsidRPr="003529AB">
        <w:rPr>
          <w:rFonts w:ascii="Times New Roman" w:eastAsia="Times New Roman" w:hAnsi="Times New Roman" w:cs="Times New Roman"/>
          <w:b/>
          <w:bCs/>
          <w:kern w:val="0"/>
          <w:sz w:val="24"/>
          <w:szCs w:val="24"/>
          <w:lang w:eastAsia="en-IN"/>
          <w14:ligatures w14:val="none"/>
        </w:rPr>
        <w:t xml:space="preserve"> from Investors</w:t>
      </w:r>
    </w:p>
    <w:p w14:paraId="15311FB7" w14:textId="77777777" w:rsidR="003529AB" w:rsidRP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In the early days, raising capital was extremely difficult. Many investors were </w:t>
      </w:r>
      <w:r w:rsidRPr="003529AB">
        <w:rPr>
          <w:rFonts w:ascii="Times New Roman" w:eastAsia="Times New Roman" w:hAnsi="Times New Roman" w:cs="Times New Roman"/>
          <w:b/>
          <w:bCs/>
          <w:kern w:val="0"/>
          <w:sz w:val="24"/>
          <w:szCs w:val="24"/>
          <w:lang w:eastAsia="en-IN"/>
          <w14:ligatures w14:val="none"/>
        </w:rPr>
        <w:t>skeptical about a hardware-based consumer startup</w:t>
      </w:r>
      <w:r w:rsidRPr="003529AB">
        <w:rPr>
          <w:rFonts w:ascii="Times New Roman" w:eastAsia="Times New Roman" w:hAnsi="Times New Roman" w:cs="Times New Roman"/>
          <w:kern w:val="0"/>
          <w:sz w:val="24"/>
          <w:szCs w:val="24"/>
          <w:lang w:eastAsia="en-IN"/>
          <w14:ligatures w14:val="none"/>
        </w:rPr>
        <w:t xml:space="preserve"> surviving in India, especially one taking on tech behemoths. The idea of an Indian brand succeeding in the electronics space was considered risky and unconventional.</w:t>
      </w:r>
    </w:p>
    <w:p w14:paraId="76F295BD" w14:textId="12F44027" w:rsidR="003529AB" w:rsidRP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Despite multiple rejections, Aman and his team bootstrapped their operations and demonstrated consistent revenue growth. Once the business model showed viability, venture capital began to flow, notably from Fireside Ventures and Warburg Pincus. Their perseverance proved that </w:t>
      </w:r>
      <w:r w:rsidRPr="003529AB">
        <w:rPr>
          <w:rFonts w:ascii="Times New Roman" w:eastAsia="Times New Roman" w:hAnsi="Times New Roman" w:cs="Times New Roman"/>
          <w:b/>
          <w:bCs/>
          <w:kern w:val="0"/>
          <w:sz w:val="24"/>
          <w:szCs w:val="24"/>
          <w:lang w:eastAsia="en-IN"/>
          <w14:ligatures w14:val="none"/>
        </w:rPr>
        <w:t>traction can win over skepticism</w:t>
      </w:r>
      <w:r w:rsidRPr="003529AB">
        <w:rPr>
          <w:rFonts w:ascii="Times New Roman" w:eastAsia="Times New Roman" w:hAnsi="Times New Roman" w:cs="Times New Roman"/>
          <w:kern w:val="0"/>
          <w:sz w:val="24"/>
          <w:szCs w:val="24"/>
          <w:lang w:eastAsia="en-IN"/>
          <w14:ligatures w14:val="none"/>
        </w:rPr>
        <w:t>.</w:t>
      </w:r>
    </w:p>
    <w:p w14:paraId="53677D4D" w14:textId="77777777" w:rsidR="003529AB" w:rsidRPr="003529AB" w:rsidRDefault="003529AB" w:rsidP="003529AB">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t>Supply Chain and Manufacturing Hurdles</w:t>
      </w:r>
    </w:p>
    <w:p w14:paraId="443EE6BD" w14:textId="77777777" w:rsidR="003529AB" w:rsidRP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Initially, boAt relied heavily on </w:t>
      </w:r>
      <w:r w:rsidRPr="003529AB">
        <w:rPr>
          <w:rFonts w:ascii="Times New Roman" w:eastAsia="Times New Roman" w:hAnsi="Times New Roman" w:cs="Times New Roman"/>
          <w:b/>
          <w:bCs/>
          <w:kern w:val="0"/>
          <w:sz w:val="24"/>
          <w:szCs w:val="24"/>
          <w:lang w:eastAsia="en-IN"/>
          <w14:ligatures w14:val="none"/>
        </w:rPr>
        <w:t>Chinese suppliers for manufacturing</w:t>
      </w:r>
      <w:r w:rsidRPr="003529AB">
        <w:rPr>
          <w:rFonts w:ascii="Times New Roman" w:eastAsia="Times New Roman" w:hAnsi="Times New Roman" w:cs="Times New Roman"/>
          <w:kern w:val="0"/>
          <w:sz w:val="24"/>
          <w:szCs w:val="24"/>
          <w:lang w:eastAsia="en-IN"/>
          <w14:ligatures w14:val="none"/>
        </w:rPr>
        <w:t>, which posed a risk during geopolitical tensions, trade policy changes, and supply chain disruptions (especially during the COVID-19 pandemic).</w:t>
      </w:r>
    </w:p>
    <w:p w14:paraId="32B40A5B" w14:textId="1105AFAB" w:rsidR="003529AB" w:rsidRP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To mitigate this, Aman made a strategic shift toward </w:t>
      </w:r>
      <w:r w:rsidRPr="003529AB">
        <w:rPr>
          <w:rFonts w:ascii="Times New Roman" w:eastAsia="Times New Roman" w:hAnsi="Times New Roman" w:cs="Times New Roman"/>
          <w:b/>
          <w:bCs/>
          <w:kern w:val="0"/>
          <w:sz w:val="24"/>
          <w:szCs w:val="24"/>
          <w:lang w:eastAsia="en-IN"/>
          <w14:ligatures w14:val="none"/>
        </w:rPr>
        <w:t>"Make in India" manufacturing</w:t>
      </w:r>
      <w:r w:rsidRPr="003529AB">
        <w:rPr>
          <w:rFonts w:ascii="Times New Roman" w:eastAsia="Times New Roman" w:hAnsi="Times New Roman" w:cs="Times New Roman"/>
          <w:kern w:val="0"/>
          <w:sz w:val="24"/>
          <w:szCs w:val="24"/>
          <w:lang w:eastAsia="en-IN"/>
          <w14:ligatures w14:val="none"/>
        </w:rPr>
        <w:t>, partnering with local manufacturers and investing in domestic production facilities. This move not only improved operational control but also aligned the brand with India’s broader self-reliance mission</w:t>
      </w:r>
      <w:r>
        <w:rPr>
          <w:rFonts w:ascii="Times New Roman" w:eastAsia="Times New Roman" w:hAnsi="Times New Roman" w:cs="Times New Roman"/>
          <w:kern w:val="0"/>
          <w:sz w:val="24"/>
          <w:szCs w:val="24"/>
          <w:lang w:eastAsia="en-IN"/>
          <w14:ligatures w14:val="none"/>
        </w:rPr>
        <w:t>.</w:t>
      </w:r>
    </w:p>
    <w:p w14:paraId="3FFE21D2" w14:textId="77777777" w:rsidR="003529AB" w:rsidRPr="003529AB" w:rsidRDefault="003529AB" w:rsidP="003529AB">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t>Brand Recognition and Consumer Trust</w:t>
      </w:r>
    </w:p>
    <w:p w14:paraId="13644A30" w14:textId="77777777" w:rsidR="003529AB" w:rsidRP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As a new brand, boAt needed to quickly </w:t>
      </w:r>
      <w:r w:rsidRPr="003529AB">
        <w:rPr>
          <w:rFonts w:ascii="Times New Roman" w:eastAsia="Times New Roman" w:hAnsi="Times New Roman" w:cs="Times New Roman"/>
          <w:b/>
          <w:bCs/>
          <w:kern w:val="0"/>
          <w:sz w:val="24"/>
          <w:szCs w:val="24"/>
          <w:lang w:eastAsia="en-IN"/>
          <w14:ligatures w14:val="none"/>
        </w:rPr>
        <w:t>gain consumer trust and brand recall</w:t>
      </w:r>
      <w:r w:rsidRPr="003529AB">
        <w:rPr>
          <w:rFonts w:ascii="Times New Roman" w:eastAsia="Times New Roman" w:hAnsi="Times New Roman" w:cs="Times New Roman"/>
          <w:kern w:val="0"/>
          <w:sz w:val="24"/>
          <w:szCs w:val="24"/>
          <w:lang w:eastAsia="en-IN"/>
          <w14:ligatures w14:val="none"/>
        </w:rPr>
        <w:t>. Competing against legacy brands with established reputations was a major challenge.</w:t>
      </w:r>
    </w:p>
    <w:p w14:paraId="5E79BE00" w14:textId="4C3BA886" w:rsidR="003529AB" w:rsidRP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Aman tackled this by investing smartly in </w:t>
      </w:r>
      <w:r w:rsidRPr="003529AB">
        <w:rPr>
          <w:rFonts w:ascii="Times New Roman" w:eastAsia="Times New Roman" w:hAnsi="Times New Roman" w:cs="Times New Roman"/>
          <w:b/>
          <w:bCs/>
          <w:kern w:val="0"/>
          <w:sz w:val="24"/>
          <w:szCs w:val="24"/>
          <w:lang w:eastAsia="en-IN"/>
          <w14:ligatures w14:val="none"/>
        </w:rPr>
        <w:t>youth-focused marketing strategies</w:t>
      </w:r>
      <w:r w:rsidRPr="003529AB">
        <w:rPr>
          <w:rFonts w:ascii="Times New Roman" w:eastAsia="Times New Roman" w:hAnsi="Times New Roman" w:cs="Times New Roman"/>
          <w:kern w:val="0"/>
          <w:sz w:val="24"/>
          <w:szCs w:val="24"/>
          <w:lang w:eastAsia="en-IN"/>
          <w14:ligatures w14:val="none"/>
        </w:rPr>
        <w:t xml:space="preserve">—collaborating with music festivals, sports events, and popular personalities like cricketers (e.g., KL Rahul, Hardik Pandya) and influencers. The brand became culturally relevant, and the </w:t>
      </w:r>
      <w:r w:rsidRPr="003529AB">
        <w:rPr>
          <w:rFonts w:ascii="Times New Roman" w:eastAsia="Times New Roman" w:hAnsi="Times New Roman" w:cs="Times New Roman"/>
          <w:b/>
          <w:bCs/>
          <w:kern w:val="0"/>
          <w:sz w:val="24"/>
          <w:szCs w:val="24"/>
          <w:lang w:eastAsia="en-IN"/>
          <w14:ligatures w14:val="none"/>
        </w:rPr>
        <w:t>#boAthead</w:t>
      </w:r>
      <w:r w:rsidRPr="003529AB">
        <w:rPr>
          <w:rFonts w:ascii="Times New Roman" w:eastAsia="Times New Roman" w:hAnsi="Times New Roman" w:cs="Times New Roman"/>
          <w:kern w:val="0"/>
          <w:sz w:val="24"/>
          <w:szCs w:val="24"/>
          <w:lang w:eastAsia="en-IN"/>
          <w14:ligatures w14:val="none"/>
        </w:rPr>
        <w:t xml:space="preserve"> community grew organically, driving word-of-mouth success.</w:t>
      </w:r>
    </w:p>
    <w:p w14:paraId="7F7AE1DC" w14:textId="77777777" w:rsidR="003529AB" w:rsidRPr="003529AB" w:rsidRDefault="003529AB" w:rsidP="003529AB">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t>Maintaining Quality While Scaling Rapidly</w:t>
      </w:r>
    </w:p>
    <w:p w14:paraId="2837A94A" w14:textId="77777777" w:rsidR="003529AB" w:rsidRP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lastRenderedPageBreak/>
        <w:t xml:space="preserve">As boAt’s popularity surged, so did consumer expectations. Managing </w:t>
      </w:r>
      <w:r w:rsidRPr="003529AB">
        <w:rPr>
          <w:rFonts w:ascii="Times New Roman" w:eastAsia="Times New Roman" w:hAnsi="Times New Roman" w:cs="Times New Roman"/>
          <w:b/>
          <w:bCs/>
          <w:kern w:val="0"/>
          <w:sz w:val="24"/>
          <w:szCs w:val="24"/>
          <w:lang w:eastAsia="en-IN"/>
          <w14:ligatures w14:val="none"/>
        </w:rPr>
        <w:t>quality control and customer satisfaction</w:t>
      </w:r>
      <w:r w:rsidRPr="003529AB">
        <w:rPr>
          <w:rFonts w:ascii="Times New Roman" w:eastAsia="Times New Roman" w:hAnsi="Times New Roman" w:cs="Times New Roman"/>
          <w:kern w:val="0"/>
          <w:sz w:val="24"/>
          <w:szCs w:val="24"/>
          <w:lang w:eastAsia="en-IN"/>
          <w14:ligatures w14:val="none"/>
        </w:rPr>
        <w:t xml:space="preserve"> while scaling at breakneck speed was a logistical challenge.</w:t>
      </w:r>
    </w:p>
    <w:p w14:paraId="3DB7E825" w14:textId="1A0D3E2D" w:rsidR="003529AB" w:rsidRP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Aman ensured that the company invested in a responsive </w:t>
      </w:r>
      <w:r w:rsidRPr="003529AB">
        <w:rPr>
          <w:rFonts w:ascii="Times New Roman" w:eastAsia="Times New Roman" w:hAnsi="Times New Roman" w:cs="Times New Roman"/>
          <w:b/>
          <w:bCs/>
          <w:kern w:val="0"/>
          <w:sz w:val="24"/>
          <w:szCs w:val="24"/>
          <w:lang w:eastAsia="en-IN"/>
          <w14:ligatures w14:val="none"/>
        </w:rPr>
        <w:t>customer service framework</w:t>
      </w:r>
      <w:r w:rsidRPr="003529AB">
        <w:rPr>
          <w:rFonts w:ascii="Times New Roman" w:eastAsia="Times New Roman" w:hAnsi="Times New Roman" w:cs="Times New Roman"/>
          <w:kern w:val="0"/>
          <w:sz w:val="24"/>
          <w:szCs w:val="24"/>
          <w:lang w:eastAsia="en-IN"/>
          <w14:ligatures w14:val="none"/>
        </w:rPr>
        <w:t xml:space="preserve"> and standardized its product design and quality checks. The brand’s philosophy—</w:t>
      </w:r>
      <w:r w:rsidRPr="003529AB">
        <w:rPr>
          <w:rFonts w:ascii="Times New Roman" w:eastAsia="Times New Roman" w:hAnsi="Times New Roman" w:cs="Times New Roman"/>
          <w:b/>
          <w:bCs/>
          <w:kern w:val="0"/>
          <w:sz w:val="24"/>
          <w:szCs w:val="24"/>
          <w:lang w:eastAsia="en-IN"/>
          <w14:ligatures w14:val="none"/>
        </w:rPr>
        <w:t>“Built for India”—emphasized durability, design, and affordability</w:t>
      </w:r>
      <w:r w:rsidRPr="003529AB">
        <w:rPr>
          <w:rFonts w:ascii="Times New Roman" w:eastAsia="Times New Roman" w:hAnsi="Times New Roman" w:cs="Times New Roman"/>
          <w:kern w:val="0"/>
          <w:sz w:val="24"/>
          <w:szCs w:val="24"/>
          <w:lang w:eastAsia="en-IN"/>
          <w14:ligatures w14:val="none"/>
        </w:rPr>
        <w:t>, meeting local consumer expectations even as demand grew exponentially.</w:t>
      </w:r>
    </w:p>
    <w:p w14:paraId="5351AF14" w14:textId="77777777" w:rsidR="003529AB" w:rsidRPr="003529AB" w:rsidRDefault="003529AB" w:rsidP="003529AB">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t>Balancing Roles as an Entrepreneur and Investor</w:t>
      </w:r>
    </w:p>
    <w:p w14:paraId="7FB671B9" w14:textId="77777777" w:rsidR="003529AB" w:rsidRP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With his role as a Shark Tank India judge, Aman also had to juggle time between boAt and mentoring budding entrepreneurs. Balancing these responsibilities required delegation and a strong leadership team at boAt.</w:t>
      </w:r>
    </w:p>
    <w:p w14:paraId="47A562F3" w14:textId="1D13B368" w:rsidR="003529AB" w:rsidRP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He cultivated a </w:t>
      </w:r>
      <w:r w:rsidRPr="003529AB">
        <w:rPr>
          <w:rFonts w:ascii="Times New Roman" w:eastAsia="Times New Roman" w:hAnsi="Times New Roman" w:cs="Times New Roman"/>
          <w:b/>
          <w:bCs/>
          <w:kern w:val="0"/>
          <w:sz w:val="24"/>
          <w:szCs w:val="24"/>
          <w:lang w:eastAsia="en-IN"/>
          <w14:ligatures w14:val="none"/>
        </w:rPr>
        <w:t>collaborative management style</w:t>
      </w:r>
      <w:r w:rsidRPr="003529AB">
        <w:rPr>
          <w:rFonts w:ascii="Times New Roman" w:eastAsia="Times New Roman" w:hAnsi="Times New Roman" w:cs="Times New Roman"/>
          <w:kern w:val="0"/>
          <w:sz w:val="24"/>
          <w:szCs w:val="24"/>
          <w:lang w:eastAsia="en-IN"/>
          <w14:ligatures w14:val="none"/>
        </w:rPr>
        <w:t>, empowering his core team to make strategic decisions, while he focused on big-picture vision and brand building. This allowed him to support other startups while continuing to scale boAt effectively.</w:t>
      </w:r>
    </w:p>
    <w:p w14:paraId="2ED1CF35" w14:textId="77777777" w:rsidR="003529AB" w:rsidRP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Aman Gupta's journey is a powerful example of </w:t>
      </w:r>
      <w:r w:rsidRPr="003529AB">
        <w:rPr>
          <w:rFonts w:ascii="Times New Roman" w:eastAsia="Times New Roman" w:hAnsi="Times New Roman" w:cs="Times New Roman"/>
          <w:b/>
          <w:bCs/>
          <w:kern w:val="0"/>
          <w:sz w:val="24"/>
          <w:szCs w:val="24"/>
          <w:lang w:eastAsia="en-IN"/>
          <w14:ligatures w14:val="none"/>
        </w:rPr>
        <w:t>turning adversity into opportunity</w:t>
      </w:r>
      <w:r w:rsidRPr="003529AB">
        <w:rPr>
          <w:rFonts w:ascii="Times New Roman" w:eastAsia="Times New Roman" w:hAnsi="Times New Roman" w:cs="Times New Roman"/>
          <w:kern w:val="0"/>
          <w:sz w:val="24"/>
          <w:szCs w:val="24"/>
          <w:lang w:eastAsia="en-IN"/>
          <w14:ligatures w14:val="none"/>
        </w:rPr>
        <w:t>. Whether it was market resistance, investor doubt, or operational complexity, he tackled each obstacle with a mix of innovation, resilience, and bold branding—ultimately shaping boAt into a household name.</w:t>
      </w:r>
    </w:p>
    <w:p w14:paraId="1A735E25" w14:textId="279E1ADC" w:rsid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387475AD" w14:textId="77777777" w:rsid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5005188B" w14:textId="77777777" w:rsid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75FB763D" w14:textId="77777777" w:rsid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0AF21F3B" w14:textId="77777777" w:rsid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1D70E159" w14:textId="77777777" w:rsid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2395264C" w14:textId="77777777" w:rsid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6E5D6369" w14:textId="77777777" w:rsid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2CCE26AC" w14:textId="77777777" w:rsid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6BC2EF3B" w14:textId="77777777" w:rsid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043D6678" w14:textId="77777777" w:rsid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478C77DF" w14:textId="77777777" w:rsid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04BCAE6A" w14:textId="77777777" w:rsid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065C361B" w14:textId="77777777" w:rsid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785574DC" w14:textId="59BAA243" w:rsidR="003529AB" w:rsidRPr="003529AB" w:rsidRDefault="003529AB" w:rsidP="003529AB">
      <w:p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en-IN"/>
          <w14:ligatures w14:val="none"/>
        </w:rPr>
      </w:pPr>
      <w:r w:rsidRPr="003529AB">
        <w:rPr>
          <w:rFonts w:ascii="Times New Roman" w:eastAsia="Times New Roman" w:hAnsi="Times New Roman" w:cs="Times New Roman"/>
          <w:b/>
          <w:bCs/>
          <w:kern w:val="0"/>
          <w:sz w:val="27"/>
          <w:szCs w:val="27"/>
          <w:lang w:eastAsia="en-IN"/>
          <w14:ligatures w14:val="none"/>
        </w:rPr>
        <w:lastRenderedPageBreak/>
        <w:t>7. Leadership and Management Style</w:t>
      </w:r>
    </w:p>
    <w:p w14:paraId="01710B58" w14:textId="77777777" w:rsidR="003529AB" w:rsidRPr="003529AB" w:rsidRDefault="003529AB" w:rsidP="003529AB">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t>Visionary Leadership</w:t>
      </w:r>
    </w:p>
    <w:p w14:paraId="68CCE657" w14:textId="77777777" w:rsidR="003529AB" w:rsidRP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Aman Gupta’s leadership style is best described as </w:t>
      </w:r>
      <w:r w:rsidRPr="003529AB">
        <w:rPr>
          <w:rFonts w:ascii="Times New Roman" w:eastAsia="Times New Roman" w:hAnsi="Times New Roman" w:cs="Times New Roman"/>
          <w:b/>
          <w:bCs/>
          <w:kern w:val="0"/>
          <w:sz w:val="24"/>
          <w:szCs w:val="24"/>
          <w:lang w:eastAsia="en-IN"/>
          <w14:ligatures w14:val="none"/>
        </w:rPr>
        <w:t>visionary and growth-oriented</w:t>
      </w:r>
      <w:r w:rsidRPr="003529AB">
        <w:rPr>
          <w:rFonts w:ascii="Times New Roman" w:eastAsia="Times New Roman" w:hAnsi="Times New Roman" w:cs="Times New Roman"/>
          <w:kern w:val="0"/>
          <w:sz w:val="24"/>
          <w:szCs w:val="24"/>
          <w:lang w:eastAsia="en-IN"/>
          <w14:ligatures w14:val="none"/>
        </w:rPr>
        <w:t xml:space="preserve">, characterized by a deep focus on building a brand that resonates with India’s youth. He is known for his ability to identify market gaps and create products that not only cater to the needs of consumers but also align with their aspirations. His strategic vision for boAt was to build a </w:t>
      </w:r>
      <w:r w:rsidRPr="003529AB">
        <w:rPr>
          <w:rFonts w:ascii="Times New Roman" w:eastAsia="Times New Roman" w:hAnsi="Times New Roman" w:cs="Times New Roman"/>
          <w:b/>
          <w:bCs/>
          <w:kern w:val="0"/>
          <w:sz w:val="24"/>
          <w:szCs w:val="24"/>
          <w:lang w:eastAsia="en-IN"/>
          <w14:ligatures w14:val="none"/>
        </w:rPr>
        <w:t>“Made in India” brand</w:t>
      </w:r>
      <w:r w:rsidRPr="003529AB">
        <w:rPr>
          <w:rFonts w:ascii="Times New Roman" w:eastAsia="Times New Roman" w:hAnsi="Times New Roman" w:cs="Times New Roman"/>
          <w:kern w:val="0"/>
          <w:sz w:val="24"/>
          <w:szCs w:val="24"/>
          <w:lang w:eastAsia="en-IN"/>
          <w14:ligatures w14:val="none"/>
        </w:rPr>
        <w:t xml:space="preserve"> that could compete globally while staying grounded in Indian values and culture.</w:t>
      </w:r>
    </w:p>
    <w:p w14:paraId="01C143E5" w14:textId="77777777" w:rsid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His leadership is grounded in the idea that </w:t>
      </w:r>
      <w:r w:rsidRPr="003529AB">
        <w:rPr>
          <w:rFonts w:ascii="Times New Roman" w:eastAsia="Times New Roman" w:hAnsi="Times New Roman" w:cs="Times New Roman"/>
          <w:b/>
          <w:bCs/>
          <w:kern w:val="0"/>
          <w:sz w:val="24"/>
          <w:szCs w:val="24"/>
          <w:lang w:eastAsia="en-IN"/>
          <w14:ligatures w14:val="none"/>
        </w:rPr>
        <w:t>innovation</w:t>
      </w:r>
      <w:r w:rsidRPr="003529AB">
        <w:rPr>
          <w:rFonts w:ascii="Times New Roman" w:eastAsia="Times New Roman" w:hAnsi="Times New Roman" w:cs="Times New Roman"/>
          <w:kern w:val="0"/>
          <w:sz w:val="24"/>
          <w:szCs w:val="24"/>
          <w:lang w:eastAsia="en-IN"/>
          <w14:ligatures w14:val="none"/>
        </w:rPr>
        <w:t xml:space="preserve"> is the key to driving growth and differentiation. This mindset has allowed boAt to break into the competitive consumer electronics market and disrupt traditional industry standards. Under his guidance, boAt swiftly scaled to become India’s largest earwear brand, all while maintaining an unwavering focus on </w:t>
      </w:r>
      <w:r w:rsidRPr="003529AB">
        <w:rPr>
          <w:rFonts w:ascii="Times New Roman" w:eastAsia="Times New Roman" w:hAnsi="Times New Roman" w:cs="Times New Roman"/>
          <w:b/>
          <w:bCs/>
          <w:kern w:val="0"/>
          <w:sz w:val="24"/>
          <w:szCs w:val="24"/>
          <w:lang w:eastAsia="en-IN"/>
          <w14:ligatures w14:val="none"/>
        </w:rPr>
        <w:t>quality, affordability, and style</w:t>
      </w:r>
      <w:r>
        <w:rPr>
          <w:rFonts w:ascii="Times New Roman" w:eastAsia="Times New Roman" w:hAnsi="Times New Roman" w:cs="Times New Roman"/>
          <w:kern w:val="0"/>
          <w:sz w:val="24"/>
          <w:szCs w:val="24"/>
          <w:lang w:eastAsia="en-IN"/>
          <w14:ligatures w14:val="none"/>
        </w:rPr>
        <w:t>.</w:t>
      </w:r>
    </w:p>
    <w:p w14:paraId="1C44CE96" w14:textId="65A4E3BA" w:rsidR="003529AB" w:rsidRP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t>Delegative Management Style</w:t>
      </w:r>
    </w:p>
    <w:p w14:paraId="16B6144E" w14:textId="77777777" w:rsidR="003529AB" w:rsidRP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Aman Gupta follows a </w:t>
      </w:r>
      <w:r w:rsidRPr="003529AB">
        <w:rPr>
          <w:rFonts w:ascii="Times New Roman" w:eastAsia="Times New Roman" w:hAnsi="Times New Roman" w:cs="Times New Roman"/>
          <w:b/>
          <w:bCs/>
          <w:kern w:val="0"/>
          <w:sz w:val="24"/>
          <w:szCs w:val="24"/>
          <w:lang w:eastAsia="en-IN"/>
          <w14:ligatures w14:val="none"/>
        </w:rPr>
        <w:t>delegative</w:t>
      </w:r>
      <w:r w:rsidRPr="003529AB">
        <w:rPr>
          <w:rFonts w:ascii="Times New Roman" w:eastAsia="Times New Roman" w:hAnsi="Times New Roman" w:cs="Times New Roman"/>
          <w:kern w:val="0"/>
          <w:sz w:val="24"/>
          <w:szCs w:val="24"/>
          <w:lang w:eastAsia="en-IN"/>
          <w14:ligatures w14:val="none"/>
        </w:rPr>
        <w:t xml:space="preserve"> or </w:t>
      </w:r>
      <w:r w:rsidRPr="003529AB">
        <w:rPr>
          <w:rFonts w:ascii="Times New Roman" w:eastAsia="Times New Roman" w:hAnsi="Times New Roman" w:cs="Times New Roman"/>
          <w:b/>
          <w:bCs/>
          <w:kern w:val="0"/>
          <w:sz w:val="24"/>
          <w:szCs w:val="24"/>
          <w:lang w:eastAsia="en-IN"/>
          <w14:ligatures w14:val="none"/>
        </w:rPr>
        <w:t>“hands-off”</w:t>
      </w:r>
      <w:r w:rsidRPr="003529AB">
        <w:rPr>
          <w:rFonts w:ascii="Times New Roman" w:eastAsia="Times New Roman" w:hAnsi="Times New Roman" w:cs="Times New Roman"/>
          <w:kern w:val="0"/>
          <w:sz w:val="24"/>
          <w:szCs w:val="24"/>
          <w:lang w:eastAsia="en-IN"/>
          <w14:ligatures w14:val="none"/>
        </w:rPr>
        <w:t xml:space="preserve"> management style, giving his core team a significant amount of autonomy and trust. Rather than micro-managing, he empowers his employees to make important decisions within their roles, believing that the team members closest to the issues will always have the best solutions.</w:t>
      </w:r>
    </w:p>
    <w:p w14:paraId="6235B692" w14:textId="77777777" w:rsidR="003529AB" w:rsidRP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He has built a </w:t>
      </w:r>
      <w:r w:rsidRPr="003529AB">
        <w:rPr>
          <w:rFonts w:ascii="Times New Roman" w:eastAsia="Times New Roman" w:hAnsi="Times New Roman" w:cs="Times New Roman"/>
          <w:b/>
          <w:bCs/>
          <w:kern w:val="0"/>
          <w:sz w:val="24"/>
          <w:szCs w:val="24"/>
          <w:lang w:eastAsia="en-IN"/>
          <w14:ligatures w14:val="none"/>
        </w:rPr>
        <w:t>strong leadership team</w:t>
      </w:r>
      <w:r w:rsidRPr="003529AB">
        <w:rPr>
          <w:rFonts w:ascii="Times New Roman" w:eastAsia="Times New Roman" w:hAnsi="Times New Roman" w:cs="Times New Roman"/>
          <w:kern w:val="0"/>
          <w:sz w:val="24"/>
          <w:szCs w:val="24"/>
          <w:lang w:eastAsia="en-IN"/>
          <w14:ligatures w14:val="none"/>
        </w:rPr>
        <w:t xml:space="preserve"> at boAt, ensuring that each department has its own set of leaders who are capable of taking ownership. Aman’s style is more about fostering </w:t>
      </w:r>
      <w:r w:rsidRPr="003529AB">
        <w:rPr>
          <w:rFonts w:ascii="Times New Roman" w:eastAsia="Times New Roman" w:hAnsi="Times New Roman" w:cs="Times New Roman"/>
          <w:b/>
          <w:bCs/>
          <w:kern w:val="0"/>
          <w:sz w:val="24"/>
          <w:szCs w:val="24"/>
          <w:lang w:eastAsia="en-IN"/>
          <w14:ligatures w14:val="none"/>
        </w:rPr>
        <w:t>collaboration</w:t>
      </w:r>
      <w:r w:rsidRPr="003529AB">
        <w:rPr>
          <w:rFonts w:ascii="Times New Roman" w:eastAsia="Times New Roman" w:hAnsi="Times New Roman" w:cs="Times New Roman"/>
          <w:kern w:val="0"/>
          <w:sz w:val="24"/>
          <w:szCs w:val="24"/>
          <w:lang w:eastAsia="en-IN"/>
          <w14:ligatures w14:val="none"/>
        </w:rPr>
        <w:t xml:space="preserve"> than strict control. His decision-making process is more inclusive, valuing inputs from his team and advising them on bigger strategic goals rather than getting involved in day-to-day operational details.</w:t>
      </w:r>
    </w:p>
    <w:p w14:paraId="2F395BA6" w14:textId="77777777" w:rsidR="003529AB" w:rsidRPr="003529AB" w:rsidRDefault="003529AB" w:rsidP="003529AB">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t>Emphasis on Innovation and Disruption</w:t>
      </w:r>
    </w:p>
    <w:p w14:paraId="467DBA9C" w14:textId="77777777" w:rsidR="003529AB" w:rsidRP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Aman Gupta’s approach to leadership is focused on creating </w:t>
      </w:r>
      <w:r w:rsidRPr="003529AB">
        <w:rPr>
          <w:rFonts w:ascii="Times New Roman" w:eastAsia="Times New Roman" w:hAnsi="Times New Roman" w:cs="Times New Roman"/>
          <w:b/>
          <w:bCs/>
          <w:kern w:val="0"/>
          <w:sz w:val="24"/>
          <w:szCs w:val="24"/>
          <w:lang w:eastAsia="en-IN"/>
          <w14:ligatures w14:val="none"/>
        </w:rPr>
        <w:t>disruptive innovation</w:t>
      </w:r>
      <w:r w:rsidRPr="003529AB">
        <w:rPr>
          <w:rFonts w:ascii="Times New Roman" w:eastAsia="Times New Roman" w:hAnsi="Times New Roman" w:cs="Times New Roman"/>
          <w:kern w:val="0"/>
          <w:sz w:val="24"/>
          <w:szCs w:val="24"/>
          <w:lang w:eastAsia="en-IN"/>
          <w14:ligatures w14:val="none"/>
        </w:rPr>
        <w:t xml:space="preserve">. His ability to identify emerging trends and adapt them to suit Indian consumer preferences has been a key differentiator for boAt. For example, when traditional audio brands focused solely on sound quality, boAt’s success was driven by its ability to create </w:t>
      </w:r>
      <w:r w:rsidRPr="003529AB">
        <w:rPr>
          <w:rFonts w:ascii="Times New Roman" w:eastAsia="Times New Roman" w:hAnsi="Times New Roman" w:cs="Times New Roman"/>
          <w:b/>
          <w:bCs/>
          <w:kern w:val="0"/>
          <w:sz w:val="24"/>
          <w:szCs w:val="24"/>
          <w:lang w:eastAsia="en-IN"/>
          <w14:ligatures w14:val="none"/>
        </w:rPr>
        <w:t>stylish, affordable, and durable audio products</w:t>
      </w:r>
      <w:r w:rsidRPr="003529AB">
        <w:rPr>
          <w:rFonts w:ascii="Times New Roman" w:eastAsia="Times New Roman" w:hAnsi="Times New Roman" w:cs="Times New Roman"/>
          <w:kern w:val="0"/>
          <w:sz w:val="24"/>
          <w:szCs w:val="24"/>
          <w:lang w:eastAsia="en-IN"/>
          <w14:ligatures w14:val="none"/>
        </w:rPr>
        <w:t xml:space="preserve"> that appealed to the fashion-forward, tech-savvy, and price-conscious millennial and Gen Z audiences.</w:t>
      </w:r>
    </w:p>
    <w:p w14:paraId="606CBB33" w14:textId="77777777" w:rsidR="003529AB" w:rsidRP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Under his leadership, boAt didn’t just sell products; it built a </w:t>
      </w:r>
      <w:r w:rsidRPr="003529AB">
        <w:rPr>
          <w:rFonts w:ascii="Times New Roman" w:eastAsia="Times New Roman" w:hAnsi="Times New Roman" w:cs="Times New Roman"/>
          <w:b/>
          <w:bCs/>
          <w:kern w:val="0"/>
          <w:sz w:val="24"/>
          <w:szCs w:val="24"/>
          <w:lang w:eastAsia="en-IN"/>
          <w14:ligatures w14:val="none"/>
        </w:rPr>
        <w:t>lifestyle brand</w:t>
      </w:r>
      <w:r w:rsidRPr="003529AB">
        <w:rPr>
          <w:rFonts w:ascii="Times New Roman" w:eastAsia="Times New Roman" w:hAnsi="Times New Roman" w:cs="Times New Roman"/>
          <w:kern w:val="0"/>
          <w:sz w:val="24"/>
          <w:szCs w:val="24"/>
          <w:lang w:eastAsia="en-IN"/>
          <w14:ligatures w14:val="none"/>
        </w:rPr>
        <w:t xml:space="preserve">. By emphasizing the importance of design, fashion, and trends, boAt became synonymous with the youth culture in India, setting itself apart from competitors. Aman’s leadership is heavily influenced by a </w:t>
      </w:r>
      <w:r w:rsidRPr="003529AB">
        <w:rPr>
          <w:rFonts w:ascii="Times New Roman" w:eastAsia="Times New Roman" w:hAnsi="Times New Roman" w:cs="Times New Roman"/>
          <w:b/>
          <w:bCs/>
          <w:kern w:val="0"/>
          <w:sz w:val="24"/>
          <w:szCs w:val="24"/>
          <w:lang w:eastAsia="en-IN"/>
          <w14:ligatures w14:val="none"/>
        </w:rPr>
        <w:t>marketing-driven approach</w:t>
      </w:r>
      <w:r w:rsidRPr="003529AB">
        <w:rPr>
          <w:rFonts w:ascii="Times New Roman" w:eastAsia="Times New Roman" w:hAnsi="Times New Roman" w:cs="Times New Roman"/>
          <w:kern w:val="0"/>
          <w:sz w:val="24"/>
          <w:szCs w:val="24"/>
          <w:lang w:eastAsia="en-IN"/>
          <w14:ligatures w14:val="none"/>
        </w:rPr>
        <w:t xml:space="preserve"> that brings out creativity in product development and consumer outreach.</w:t>
      </w:r>
    </w:p>
    <w:p w14:paraId="017149FE" w14:textId="77777777" w:rsidR="003529AB" w:rsidRPr="003529AB" w:rsidRDefault="003529AB" w:rsidP="003529AB">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t>Employee-Centric Culture</w:t>
      </w:r>
    </w:p>
    <w:p w14:paraId="72303351" w14:textId="77777777" w:rsidR="003529AB" w:rsidRP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Aman Gupta places a strong emphasis on </w:t>
      </w:r>
      <w:r w:rsidRPr="003529AB">
        <w:rPr>
          <w:rFonts w:ascii="Times New Roman" w:eastAsia="Times New Roman" w:hAnsi="Times New Roman" w:cs="Times New Roman"/>
          <w:b/>
          <w:bCs/>
          <w:kern w:val="0"/>
          <w:sz w:val="24"/>
          <w:szCs w:val="24"/>
          <w:lang w:eastAsia="en-IN"/>
          <w14:ligatures w14:val="none"/>
        </w:rPr>
        <w:t>building a positive and inclusive work culture</w:t>
      </w:r>
      <w:r w:rsidRPr="003529AB">
        <w:rPr>
          <w:rFonts w:ascii="Times New Roman" w:eastAsia="Times New Roman" w:hAnsi="Times New Roman" w:cs="Times New Roman"/>
          <w:kern w:val="0"/>
          <w:sz w:val="24"/>
          <w:szCs w:val="24"/>
          <w:lang w:eastAsia="en-IN"/>
          <w14:ligatures w14:val="none"/>
        </w:rPr>
        <w:t xml:space="preserve"> at boAt. He believes in empowering his employees by providing them with a sense of ownership </w:t>
      </w:r>
      <w:r w:rsidRPr="003529AB">
        <w:rPr>
          <w:rFonts w:ascii="Times New Roman" w:eastAsia="Times New Roman" w:hAnsi="Times New Roman" w:cs="Times New Roman"/>
          <w:kern w:val="0"/>
          <w:sz w:val="24"/>
          <w:szCs w:val="24"/>
          <w:lang w:eastAsia="en-IN"/>
          <w14:ligatures w14:val="none"/>
        </w:rPr>
        <w:lastRenderedPageBreak/>
        <w:t>and responsibility in the company’s success. This approach has contributed to a high employee retention rate and a motivated workforce.</w:t>
      </w:r>
    </w:p>
    <w:p w14:paraId="3E2DA469" w14:textId="77777777" w:rsidR="003529AB" w:rsidRP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He also fosters an </w:t>
      </w:r>
      <w:r w:rsidRPr="003529AB">
        <w:rPr>
          <w:rFonts w:ascii="Times New Roman" w:eastAsia="Times New Roman" w:hAnsi="Times New Roman" w:cs="Times New Roman"/>
          <w:b/>
          <w:bCs/>
          <w:kern w:val="0"/>
          <w:sz w:val="24"/>
          <w:szCs w:val="24"/>
          <w:lang w:eastAsia="en-IN"/>
          <w14:ligatures w14:val="none"/>
        </w:rPr>
        <w:t>open communication environment</w:t>
      </w:r>
      <w:r w:rsidRPr="003529AB">
        <w:rPr>
          <w:rFonts w:ascii="Times New Roman" w:eastAsia="Times New Roman" w:hAnsi="Times New Roman" w:cs="Times New Roman"/>
          <w:kern w:val="0"/>
          <w:sz w:val="24"/>
          <w:szCs w:val="24"/>
          <w:lang w:eastAsia="en-IN"/>
          <w14:ligatures w14:val="none"/>
        </w:rPr>
        <w:t xml:space="preserve">, encouraging employees to share their ideas and feedback without fear of hierarchy. Aman is known for creating a </w:t>
      </w:r>
      <w:r w:rsidRPr="003529AB">
        <w:rPr>
          <w:rFonts w:ascii="Times New Roman" w:eastAsia="Times New Roman" w:hAnsi="Times New Roman" w:cs="Times New Roman"/>
          <w:b/>
          <w:bCs/>
          <w:kern w:val="0"/>
          <w:sz w:val="24"/>
          <w:szCs w:val="24"/>
          <w:lang w:eastAsia="en-IN"/>
          <w14:ligatures w14:val="none"/>
        </w:rPr>
        <w:t>transparent work culture</w:t>
      </w:r>
      <w:r w:rsidRPr="003529AB">
        <w:rPr>
          <w:rFonts w:ascii="Times New Roman" w:eastAsia="Times New Roman" w:hAnsi="Times New Roman" w:cs="Times New Roman"/>
          <w:kern w:val="0"/>
          <w:sz w:val="24"/>
          <w:szCs w:val="24"/>
          <w:lang w:eastAsia="en-IN"/>
          <w14:ligatures w14:val="none"/>
        </w:rPr>
        <w:t xml:space="preserve"> where even new hires feel comfortable expressing their opinions and making an impact from day one.</w:t>
      </w:r>
    </w:p>
    <w:p w14:paraId="12ADB972" w14:textId="77777777" w:rsidR="003529AB" w:rsidRPr="003529AB" w:rsidRDefault="003529AB" w:rsidP="003529AB">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t>Focus on Customer-Centricity</w:t>
      </w:r>
    </w:p>
    <w:p w14:paraId="2DB00B14" w14:textId="77777777" w:rsidR="003529AB" w:rsidRP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Aman’s leadership prioritizes the </w:t>
      </w:r>
      <w:r w:rsidRPr="003529AB">
        <w:rPr>
          <w:rFonts w:ascii="Times New Roman" w:eastAsia="Times New Roman" w:hAnsi="Times New Roman" w:cs="Times New Roman"/>
          <w:b/>
          <w:bCs/>
          <w:kern w:val="0"/>
          <w:sz w:val="24"/>
          <w:szCs w:val="24"/>
          <w:lang w:eastAsia="en-IN"/>
          <w14:ligatures w14:val="none"/>
        </w:rPr>
        <w:t>customer experience</w:t>
      </w:r>
      <w:r w:rsidRPr="003529AB">
        <w:rPr>
          <w:rFonts w:ascii="Times New Roman" w:eastAsia="Times New Roman" w:hAnsi="Times New Roman" w:cs="Times New Roman"/>
          <w:kern w:val="0"/>
          <w:sz w:val="24"/>
          <w:szCs w:val="24"/>
          <w:lang w:eastAsia="en-IN"/>
          <w14:ligatures w14:val="none"/>
        </w:rPr>
        <w:t xml:space="preserve"> above all else. He believes that building a great product alone is not enough; delivering exceptional customer service is just as important. boAt has a robust customer support system that addresses product issues, warranties, and feedback quickly and effectively. This commitment to customer satisfaction has earned boAt a loyal customer base and strong brand advocacy among its users.</w:t>
      </w:r>
    </w:p>
    <w:p w14:paraId="55A5CEBD" w14:textId="77777777" w:rsidR="003529AB" w:rsidRP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His leadership revolves around understanding consumer behavior, listening to feedback, and continuously improving both products and services. This customer-first mentality has been one of the key pillars of boAt’s rapid growth.</w:t>
      </w:r>
    </w:p>
    <w:p w14:paraId="705A74BD" w14:textId="77777777" w:rsidR="003529AB" w:rsidRPr="003529AB" w:rsidRDefault="003529AB" w:rsidP="003529AB">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t>Adaptability and Resilience</w:t>
      </w:r>
    </w:p>
    <w:p w14:paraId="593D62C8" w14:textId="77777777" w:rsidR="003529AB" w:rsidRP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Aman Gupta’s leadership has been marked by his </w:t>
      </w:r>
      <w:r w:rsidRPr="003529AB">
        <w:rPr>
          <w:rFonts w:ascii="Times New Roman" w:eastAsia="Times New Roman" w:hAnsi="Times New Roman" w:cs="Times New Roman"/>
          <w:b/>
          <w:bCs/>
          <w:kern w:val="0"/>
          <w:sz w:val="24"/>
          <w:szCs w:val="24"/>
          <w:lang w:eastAsia="en-IN"/>
          <w14:ligatures w14:val="none"/>
        </w:rPr>
        <w:t>ability to adapt to challenges</w:t>
      </w:r>
      <w:r w:rsidRPr="003529AB">
        <w:rPr>
          <w:rFonts w:ascii="Times New Roman" w:eastAsia="Times New Roman" w:hAnsi="Times New Roman" w:cs="Times New Roman"/>
          <w:kern w:val="0"/>
          <w:sz w:val="24"/>
          <w:szCs w:val="24"/>
          <w:lang w:eastAsia="en-IN"/>
          <w14:ligatures w14:val="none"/>
        </w:rPr>
        <w:t xml:space="preserve"> and pivot quickly when necessary. For instance, when the global pandemic hit, Aman ensured that boAt remained agile, even when supply chains were disrupted and market conditions changed dramatically. Instead of slowing down, boAt continued innovating and pushing new product lines, especially in the smart wearables and audio technology segments.</w:t>
      </w:r>
    </w:p>
    <w:p w14:paraId="230370B1" w14:textId="77777777" w:rsidR="003529AB" w:rsidRP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This adaptability has also been crucial in the face of rising competition, as Aman ensures that boAt remains flexible enough to evolve with market trends and technology advancements. Whether it’s </w:t>
      </w:r>
      <w:r w:rsidRPr="003529AB">
        <w:rPr>
          <w:rFonts w:ascii="Times New Roman" w:eastAsia="Times New Roman" w:hAnsi="Times New Roman" w:cs="Times New Roman"/>
          <w:b/>
          <w:bCs/>
          <w:kern w:val="0"/>
          <w:sz w:val="24"/>
          <w:szCs w:val="24"/>
          <w:lang w:eastAsia="en-IN"/>
          <w14:ligatures w14:val="none"/>
        </w:rPr>
        <w:t>expanding into new product categories</w:t>
      </w:r>
      <w:r w:rsidRPr="003529AB">
        <w:rPr>
          <w:rFonts w:ascii="Times New Roman" w:eastAsia="Times New Roman" w:hAnsi="Times New Roman" w:cs="Times New Roman"/>
          <w:kern w:val="0"/>
          <w:sz w:val="24"/>
          <w:szCs w:val="24"/>
          <w:lang w:eastAsia="en-IN"/>
          <w14:ligatures w14:val="none"/>
        </w:rPr>
        <w:t xml:space="preserve"> or </w:t>
      </w:r>
      <w:r w:rsidRPr="003529AB">
        <w:rPr>
          <w:rFonts w:ascii="Times New Roman" w:eastAsia="Times New Roman" w:hAnsi="Times New Roman" w:cs="Times New Roman"/>
          <w:b/>
          <w:bCs/>
          <w:kern w:val="0"/>
          <w:sz w:val="24"/>
          <w:szCs w:val="24"/>
          <w:lang w:eastAsia="en-IN"/>
          <w14:ligatures w14:val="none"/>
        </w:rPr>
        <w:t>tapping into untapped regions</w:t>
      </w:r>
      <w:r w:rsidRPr="003529AB">
        <w:rPr>
          <w:rFonts w:ascii="Times New Roman" w:eastAsia="Times New Roman" w:hAnsi="Times New Roman" w:cs="Times New Roman"/>
          <w:kern w:val="0"/>
          <w:sz w:val="24"/>
          <w:szCs w:val="24"/>
          <w:lang w:eastAsia="en-IN"/>
          <w14:ligatures w14:val="none"/>
        </w:rPr>
        <w:t>, his ability to pivot strategically keeps boAt competitive in an ever-changing market.</w:t>
      </w:r>
    </w:p>
    <w:p w14:paraId="67C6A977" w14:textId="77777777" w:rsidR="003529AB" w:rsidRPr="003529AB" w:rsidRDefault="003529AB" w:rsidP="003529AB">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t>Inspiration as a Mentor</w:t>
      </w:r>
    </w:p>
    <w:p w14:paraId="4B601D6F" w14:textId="77777777" w:rsidR="003529AB" w:rsidRP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As a mentor and investor on </w:t>
      </w:r>
      <w:r w:rsidRPr="003529AB">
        <w:rPr>
          <w:rFonts w:ascii="Times New Roman" w:eastAsia="Times New Roman" w:hAnsi="Times New Roman" w:cs="Times New Roman"/>
          <w:b/>
          <w:bCs/>
          <w:kern w:val="0"/>
          <w:sz w:val="24"/>
          <w:szCs w:val="24"/>
          <w:lang w:eastAsia="en-IN"/>
          <w14:ligatures w14:val="none"/>
        </w:rPr>
        <w:t>Shark Tank India</w:t>
      </w:r>
      <w:r w:rsidRPr="003529AB">
        <w:rPr>
          <w:rFonts w:ascii="Times New Roman" w:eastAsia="Times New Roman" w:hAnsi="Times New Roman" w:cs="Times New Roman"/>
          <w:kern w:val="0"/>
          <w:sz w:val="24"/>
          <w:szCs w:val="24"/>
          <w:lang w:eastAsia="en-IN"/>
          <w14:ligatures w14:val="none"/>
        </w:rPr>
        <w:t xml:space="preserve">, Aman Gupta has inspired countless entrepreneurs. His approach as an investor is rooted in a deep understanding of what drives business success—be it in terms of branding, scalability, or market fit. His mentorship focuses on </w:t>
      </w:r>
      <w:r w:rsidRPr="003529AB">
        <w:rPr>
          <w:rFonts w:ascii="Times New Roman" w:eastAsia="Times New Roman" w:hAnsi="Times New Roman" w:cs="Times New Roman"/>
          <w:b/>
          <w:bCs/>
          <w:kern w:val="0"/>
          <w:sz w:val="24"/>
          <w:szCs w:val="24"/>
          <w:lang w:eastAsia="en-IN"/>
          <w14:ligatures w14:val="none"/>
        </w:rPr>
        <w:t>strategic thinking, market orientation, and passion-driven innovation</w:t>
      </w:r>
      <w:r w:rsidRPr="003529AB">
        <w:rPr>
          <w:rFonts w:ascii="Times New Roman" w:eastAsia="Times New Roman" w:hAnsi="Times New Roman" w:cs="Times New Roman"/>
          <w:kern w:val="0"/>
          <w:sz w:val="24"/>
          <w:szCs w:val="24"/>
          <w:lang w:eastAsia="en-IN"/>
          <w14:ligatures w14:val="none"/>
        </w:rPr>
        <w:t xml:space="preserve">. He is known for providing </w:t>
      </w:r>
      <w:r w:rsidRPr="003529AB">
        <w:rPr>
          <w:rFonts w:ascii="Times New Roman" w:eastAsia="Times New Roman" w:hAnsi="Times New Roman" w:cs="Times New Roman"/>
          <w:b/>
          <w:bCs/>
          <w:kern w:val="0"/>
          <w:sz w:val="24"/>
          <w:szCs w:val="24"/>
          <w:lang w:eastAsia="en-IN"/>
          <w14:ligatures w14:val="none"/>
        </w:rPr>
        <w:t>constructive feedback</w:t>
      </w:r>
      <w:r w:rsidRPr="003529AB">
        <w:rPr>
          <w:rFonts w:ascii="Times New Roman" w:eastAsia="Times New Roman" w:hAnsi="Times New Roman" w:cs="Times New Roman"/>
          <w:kern w:val="0"/>
          <w:sz w:val="24"/>
          <w:szCs w:val="24"/>
          <w:lang w:eastAsia="en-IN"/>
          <w14:ligatures w14:val="none"/>
        </w:rPr>
        <w:t>, guiding entrepreneurs to not just pitch a product but to pitch a vision for long-term success.</w:t>
      </w:r>
    </w:p>
    <w:p w14:paraId="1EE54D58" w14:textId="7DBED9A1" w:rsidR="003529AB" w:rsidRP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Aman’s leadership extends beyond boAt; he uses his platform to </w:t>
      </w:r>
      <w:r w:rsidRPr="003529AB">
        <w:rPr>
          <w:rFonts w:ascii="Times New Roman" w:eastAsia="Times New Roman" w:hAnsi="Times New Roman" w:cs="Times New Roman"/>
          <w:b/>
          <w:bCs/>
          <w:kern w:val="0"/>
          <w:sz w:val="24"/>
          <w:szCs w:val="24"/>
          <w:lang w:eastAsia="en-IN"/>
          <w14:ligatures w14:val="none"/>
        </w:rPr>
        <w:t>encourage the next generation of entrepreneurs</w:t>
      </w:r>
      <w:r w:rsidRPr="003529AB">
        <w:rPr>
          <w:rFonts w:ascii="Times New Roman" w:eastAsia="Times New Roman" w:hAnsi="Times New Roman" w:cs="Times New Roman"/>
          <w:kern w:val="0"/>
          <w:sz w:val="24"/>
          <w:szCs w:val="24"/>
          <w:lang w:eastAsia="en-IN"/>
          <w14:ligatures w14:val="none"/>
        </w:rPr>
        <w:t xml:space="preserve"> and contribute to India’s vibrant startup ecosystem. His </w:t>
      </w:r>
      <w:r w:rsidRPr="003529AB">
        <w:rPr>
          <w:rFonts w:ascii="Times New Roman" w:eastAsia="Times New Roman" w:hAnsi="Times New Roman" w:cs="Times New Roman"/>
          <w:b/>
          <w:bCs/>
          <w:kern w:val="0"/>
          <w:sz w:val="24"/>
          <w:szCs w:val="24"/>
          <w:lang w:eastAsia="en-IN"/>
          <w14:ligatures w14:val="none"/>
        </w:rPr>
        <w:t>down-to-earth persona</w:t>
      </w:r>
      <w:r w:rsidRPr="003529AB">
        <w:rPr>
          <w:rFonts w:ascii="Times New Roman" w:eastAsia="Times New Roman" w:hAnsi="Times New Roman" w:cs="Times New Roman"/>
          <w:kern w:val="0"/>
          <w:sz w:val="24"/>
          <w:szCs w:val="24"/>
          <w:lang w:eastAsia="en-IN"/>
          <w14:ligatures w14:val="none"/>
        </w:rPr>
        <w:t>, combined with his sharp business acumen, makes him an accessible and inspirational figure for young business leaders.</w:t>
      </w:r>
    </w:p>
    <w:p w14:paraId="29CF80D0" w14:textId="14F57672" w:rsidR="003248FE"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In summary, Aman Gupta’s leadership and management style is a blend of </w:t>
      </w:r>
      <w:r w:rsidRPr="003529AB">
        <w:rPr>
          <w:rFonts w:ascii="Times New Roman" w:eastAsia="Times New Roman" w:hAnsi="Times New Roman" w:cs="Times New Roman"/>
          <w:b/>
          <w:bCs/>
          <w:kern w:val="0"/>
          <w:sz w:val="24"/>
          <w:szCs w:val="24"/>
          <w:lang w:eastAsia="en-IN"/>
          <w14:ligatures w14:val="none"/>
        </w:rPr>
        <w:t>visionary thinking, empowering team autonomy, customer-centricity, and adaptability</w:t>
      </w:r>
      <w:r w:rsidRPr="003529AB">
        <w:rPr>
          <w:rFonts w:ascii="Times New Roman" w:eastAsia="Times New Roman" w:hAnsi="Times New Roman" w:cs="Times New Roman"/>
          <w:kern w:val="0"/>
          <w:sz w:val="24"/>
          <w:szCs w:val="24"/>
          <w:lang w:eastAsia="en-IN"/>
          <w14:ligatures w14:val="none"/>
        </w:rPr>
        <w:t xml:space="preserve">. These qualities have </w:t>
      </w:r>
      <w:r w:rsidRPr="003529AB">
        <w:rPr>
          <w:rFonts w:ascii="Times New Roman" w:eastAsia="Times New Roman" w:hAnsi="Times New Roman" w:cs="Times New Roman"/>
          <w:kern w:val="0"/>
          <w:sz w:val="24"/>
          <w:szCs w:val="24"/>
          <w:lang w:eastAsia="en-IN"/>
          <w14:ligatures w14:val="none"/>
        </w:rPr>
        <w:lastRenderedPageBreak/>
        <w:t>played a central role in transforming boAt from a startup into a household name in India’s audio tech industry.</w:t>
      </w:r>
    </w:p>
    <w:p w14:paraId="1793C9FC" w14:textId="77777777" w:rsidR="003248FE" w:rsidRDefault="003248FE"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12B0DEDE" w14:textId="77777777" w:rsidR="003248FE" w:rsidRDefault="003248FE"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31DFF1B6" w14:textId="77777777" w:rsidR="003248FE" w:rsidRDefault="003248FE"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368DEDCD" w14:textId="2CCADE11" w:rsidR="003248FE" w:rsidRPr="003529AB" w:rsidRDefault="00DE766D"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Pr>
          <w:noProof/>
        </w:rPr>
        <w:drawing>
          <wp:inline distT="0" distB="0" distL="0" distR="0" wp14:anchorId="7DB5EA4B" wp14:editId="5AAE68CF">
            <wp:extent cx="5731510" cy="3222625"/>
            <wp:effectExtent l="0" t="0" r="2540" b="0"/>
            <wp:docPr id="1608858438" name="Picture 12" descr="How the Sharks Benefited from Shark Tank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ow the Sharks Benefited from Shark Tank In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9A11884" w14:textId="2121F778" w:rsidR="003529AB" w:rsidRPr="003529AB" w:rsidRDefault="003529AB" w:rsidP="003529AB">
      <w:pPr>
        <w:spacing w:after="0" w:line="240" w:lineRule="auto"/>
        <w:rPr>
          <w:rFonts w:ascii="Times New Roman" w:eastAsia="Times New Roman" w:hAnsi="Times New Roman" w:cs="Times New Roman"/>
          <w:kern w:val="0"/>
          <w:sz w:val="24"/>
          <w:szCs w:val="24"/>
          <w:lang w:eastAsia="en-IN"/>
          <w14:ligatures w14:val="none"/>
        </w:rPr>
      </w:pPr>
    </w:p>
    <w:p w14:paraId="498F0266" w14:textId="77777777" w:rsid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322CD4D2" w14:textId="77777777" w:rsid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3408FB76" w14:textId="77777777" w:rsidR="003529AB" w:rsidRDefault="003529AB" w:rsidP="003529A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62DB63E7" w14:textId="77777777" w:rsidR="003248FE" w:rsidRDefault="003248FE" w:rsidP="003529AB">
      <w:pPr>
        <w:spacing w:before="100" w:beforeAutospacing="1" w:after="100" w:afterAutospacing="1" w:line="240" w:lineRule="auto"/>
        <w:jc w:val="center"/>
        <w:outlineLvl w:val="2"/>
        <w:rPr>
          <w:rFonts w:ascii="Times New Roman" w:eastAsia="Times New Roman" w:hAnsi="Times New Roman" w:cs="Times New Roman"/>
          <w:kern w:val="0"/>
          <w:sz w:val="24"/>
          <w:szCs w:val="24"/>
          <w:lang w:eastAsia="en-IN"/>
          <w14:ligatures w14:val="none"/>
        </w:rPr>
      </w:pPr>
    </w:p>
    <w:p w14:paraId="7F2CA350" w14:textId="77777777" w:rsidR="003248FE" w:rsidRDefault="003248FE" w:rsidP="003529AB">
      <w:pPr>
        <w:spacing w:before="100" w:beforeAutospacing="1" w:after="100" w:afterAutospacing="1" w:line="240" w:lineRule="auto"/>
        <w:jc w:val="center"/>
        <w:outlineLvl w:val="2"/>
        <w:rPr>
          <w:rFonts w:ascii="Times New Roman" w:eastAsia="Times New Roman" w:hAnsi="Times New Roman" w:cs="Times New Roman"/>
          <w:kern w:val="0"/>
          <w:sz w:val="24"/>
          <w:szCs w:val="24"/>
          <w:lang w:eastAsia="en-IN"/>
          <w14:ligatures w14:val="none"/>
        </w:rPr>
      </w:pPr>
    </w:p>
    <w:p w14:paraId="10E5CB71" w14:textId="77777777" w:rsidR="003248FE" w:rsidRDefault="003248FE" w:rsidP="003529AB">
      <w:pPr>
        <w:spacing w:before="100" w:beforeAutospacing="1" w:after="100" w:afterAutospacing="1" w:line="240" w:lineRule="auto"/>
        <w:jc w:val="center"/>
        <w:outlineLvl w:val="2"/>
        <w:rPr>
          <w:rFonts w:ascii="Times New Roman" w:eastAsia="Times New Roman" w:hAnsi="Times New Roman" w:cs="Times New Roman"/>
          <w:kern w:val="0"/>
          <w:sz w:val="24"/>
          <w:szCs w:val="24"/>
          <w:lang w:eastAsia="en-IN"/>
          <w14:ligatures w14:val="none"/>
        </w:rPr>
      </w:pPr>
    </w:p>
    <w:p w14:paraId="3AA110B3" w14:textId="77777777" w:rsidR="003248FE" w:rsidRDefault="003248FE" w:rsidP="003529AB">
      <w:pPr>
        <w:spacing w:before="100" w:beforeAutospacing="1" w:after="100" w:afterAutospacing="1" w:line="240" w:lineRule="auto"/>
        <w:jc w:val="center"/>
        <w:outlineLvl w:val="2"/>
        <w:rPr>
          <w:rFonts w:ascii="Times New Roman" w:eastAsia="Times New Roman" w:hAnsi="Times New Roman" w:cs="Times New Roman"/>
          <w:kern w:val="0"/>
          <w:sz w:val="24"/>
          <w:szCs w:val="24"/>
          <w:lang w:eastAsia="en-IN"/>
          <w14:ligatures w14:val="none"/>
        </w:rPr>
      </w:pPr>
    </w:p>
    <w:p w14:paraId="3C2EB04A" w14:textId="77777777" w:rsidR="003248FE" w:rsidRDefault="003248FE" w:rsidP="003529AB">
      <w:pPr>
        <w:spacing w:before="100" w:beforeAutospacing="1" w:after="100" w:afterAutospacing="1" w:line="240" w:lineRule="auto"/>
        <w:jc w:val="center"/>
        <w:outlineLvl w:val="2"/>
        <w:rPr>
          <w:rFonts w:ascii="Times New Roman" w:eastAsia="Times New Roman" w:hAnsi="Times New Roman" w:cs="Times New Roman"/>
          <w:kern w:val="0"/>
          <w:sz w:val="24"/>
          <w:szCs w:val="24"/>
          <w:lang w:eastAsia="en-IN"/>
          <w14:ligatures w14:val="none"/>
        </w:rPr>
      </w:pPr>
    </w:p>
    <w:p w14:paraId="45EFE9DC" w14:textId="77777777" w:rsidR="003248FE" w:rsidRDefault="003248FE" w:rsidP="00DE766D">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p>
    <w:p w14:paraId="0DFE3341" w14:textId="77777777" w:rsidR="003248FE" w:rsidRDefault="003248FE" w:rsidP="003529AB">
      <w:pPr>
        <w:spacing w:before="100" w:beforeAutospacing="1" w:after="100" w:afterAutospacing="1" w:line="240" w:lineRule="auto"/>
        <w:jc w:val="center"/>
        <w:outlineLvl w:val="2"/>
        <w:rPr>
          <w:rFonts w:ascii="Times New Roman" w:eastAsia="Times New Roman" w:hAnsi="Times New Roman" w:cs="Times New Roman"/>
          <w:kern w:val="0"/>
          <w:sz w:val="24"/>
          <w:szCs w:val="24"/>
          <w:lang w:eastAsia="en-IN"/>
          <w14:ligatures w14:val="none"/>
        </w:rPr>
      </w:pPr>
    </w:p>
    <w:p w14:paraId="79E57CD1" w14:textId="14AB62E9" w:rsidR="003529AB" w:rsidRPr="003529AB" w:rsidRDefault="003529AB" w:rsidP="003529AB">
      <w:p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en-IN"/>
          <w14:ligatures w14:val="none"/>
        </w:rPr>
      </w:pPr>
      <w:r w:rsidRPr="003529AB">
        <w:rPr>
          <w:rFonts w:ascii="Times New Roman" w:eastAsia="Times New Roman" w:hAnsi="Times New Roman" w:cs="Times New Roman"/>
          <w:b/>
          <w:bCs/>
          <w:kern w:val="0"/>
          <w:sz w:val="27"/>
          <w:szCs w:val="27"/>
          <w:lang w:eastAsia="en-IN"/>
          <w14:ligatures w14:val="none"/>
        </w:rPr>
        <w:lastRenderedPageBreak/>
        <w:t>8. Lessons for Aspiring Entrepreneur</w:t>
      </w:r>
      <w:r>
        <w:rPr>
          <w:rFonts w:ascii="Times New Roman" w:eastAsia="Times New Roman" w:hAnsi="Times New Roman" w:cs="Times New Roman"/>
          <w:b/>
          <w:bCs/>
          <w:kern w:val="0"/>
          <w:sz w:val="27"/>
          <w:szCs w:val="27"/>
          <w:lang w:eastAsia="en-IN"/>
          <w14:ligatures w14:val="none"/>
        </w:rPr>
        <w:t>s</w:t>
      </w:r>
    </w:p>
    <w:p w14:paraId="350EDE5B" w14:textId="284CA96F" w:rsidR="003529AB" w:rsidRPr="003529AB" w:rsidRDefault="003529A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Aman Gupta's entrepreneurial journey offers a wealth of insights and lessons that aspiring entrepreneurs can adopt to navigate the challenging and dynamic world of business. Here are some key takeaways from his path to success:</w:t>
      </w:r>
    </w:p>
    <w:p w14:paraId="1675181C" w14:textId="77777777" w:rsidR="003529AB" w:rsidRPr="003529AB" w:rsidRDefault="003529AB" w:rsidP="003529AB">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t>1. Embrace Innovation and Disruption</w:t>
      </w:r>
    </w:p>
    <w:p w14:paraId="252AB5DA" w14:textId="77777777" w:rsidR="003529AB" w:rsidRPr="003529AB" w:rsidRDefault="003529A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Aman’s success story demonstrates the importance of </w:t>
      </w:r>
      <w:r w:rsidRPr="003529AB">
        <w:rPr>
          <w:rFonts w:ascii="Times New Roman" w:eastAsia="Times New Roman" w:hAnsi="Times New Roman" w:cs="Times New Roman"/>
          <w:b/>
          <w:bCs/>
          <w:kern w:val="0"/>
          <w:sz w:val="24"/>
          <w:szCs w:val="24"/>
          <w:lang w:eastAsia="en-IN"/>
          <w14:ligatures w14:val="none"/>
        </w:rPr>
        <w:t>innovating and disrupting existing markets</w:t>
      </w:r>
      <w:r w:rsidRPr="003529AB">
        <w:rPr>
          <w:rFonts w:ascii="Times New Roman" w:eastAsia="Times New Roman" w:hAnsi="Times New Roman" w:cs="Times New Roman"/>
          <w:kern w:val="0"/>
          <w:sz w:val="24"/>
          <w:szCs w:val="24"/>
          <w:lang w:eastAsia="en-IN"/>
          <w14:ligatures w14:val="none"/>
        </w:rPr>
        <w:t xml:space="preserve">. When boAt entered the audio market, it was up against well-established global brands. Instead of trying to outdo them on traditional metrics such as sound quality, boAt disrupted the market by focusing on </w:t>
      </w:r>
      <w:r w:rsidRPr="003529AB">
        <w:rPr>
          <w:rFonts w:ascii="Times New Roman" w:eastAsia="Times New Roman" w:hAnsi="Times New Roman" w:cs="Times New Roman"/>
          <w:b/>
          <w:bCs/>
          <w:kern w:val="0"/>
          <w:sz w:val="24"/>
          <w:szCs w:val="24"/>
          <w:lang w:eastAsia="en-IN"/>
          <w14:ligatures w14:val="none"/>
        </w:rPr>
        <w:t>style, affordability, and durability</w:t>
      </w:r>
      <w:r w:rsidRPr="003529AB">
        <w:rPr>
          <w:rFonts w:ascii="Times New Roman" w:eastAsia="Times New Roman" w:hAnsi="Times New Roman" w:cs="Times New Roman"/>
          <w:kern w:val="0"/>
          <w:sz w:val="24"/>
          <w:szCs w:val="24"/>
          <w:lang w:eastAsia="en-IN"/>
          <w14:ligatures w14:val="none"/>
        </w:rPr>
        <w:t>—key features that resonated with India’s young, fashion-conscious consumers.</w:t>
      </w:r>
    </w:p>
    <w:p w14:paraId="7A5F7CE4" w14:textId="5E57B6A4" w:rsidR="003529AB" w:rsidRPr="003529AB" w:rsidRDefault="003529A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t>Lesson:</w:t>
      </w:r>
      <w:r w:rsidRPr="003529AB">
        <w:rPr>
          <w:rFonts w:ascii="Times New Roman" w:eastAsia="Times New Roman" w:hAnsi="Times New Roman" w:cs="Times New Roman"/>
          <w:kern w:val="0"/>
          <w:sz w:val="24"/>
          <w:szCs w:val="24"/>
          <w:lang w:eastAsia="en-IN"/>
          <w14:ligatures w14:val="none"/>
        </w:rPr>
        <w:t xml:space="preserve"> Find a unique selling proposition (USP) that sets you apart from the competition. Innovation is not just about product improvements; it can be about creating a new market category or redefining an existing one.</w:t>
      </w:r>
    </w:p>
    <w:p w14:paraId="3C473156" w14:textId="77777777" w:rsidR="003529AB" w:rsidRPr="003529AB" w:rsidRDefault="003529AB" w:rsidP="003529AB">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t>2. Understand Your Target Market</w:t>
      </w:r>
    </w:p>
    <w:p w14:paraId="123C897C" w14:textId="77777777" w:rsidR="003529AB" w:rsidRPr="003529AB" w:rsidRDefault="003529A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Aman Gupta’s deep understanding of his target market—primarily millennials and Gen Z—was crucial to boAt’s success. By focusing on the </w:t>
      </w:r>
      <w:r w:rsidRPr="003529AB">
        <w:rPr>
          <w:rFonts w:ascii="Times New Roman" w:eastAsia="Times New Roman" w:hAnsi="Times New Roman" w:cs="Times New Roman"/>
          <w:b/>
          <w:bCs/>
          <w:kern w:val="0"/>
          <w:sz w:val="24"/>
          <w:szCs w:val="24"/>
          <w:lang w:eastAsia="en-IN"/>
          <w14:ligatures w14:val="none"/>
        </w:rPr>
        <w:t>lifestyle and aspirations of his customers</w:t>
      </w:r>
      <w:r w:rsidRPr="003529AB">
        <w:rPr>
          <w:rFonts w:ascii="Times New Roman" w:eastAsia="Times New Roman" w:hAnsi="Times New Roman" w:cs="Times New Roman"/>
          <w:kern w:val="0"/>
          <w:sz w:val="24"/>
          <w:szCs w:val="24"/>
          <w:lang w:eastAsia="en-IN"/>
          <w14:ligatures w14:val="none"/>
        </w:rPr>
        <w:t>, he was able to design products that were not only functional but also reflected the youth's desire for fashion-forward and affordable tech accessories.</w:t>
      </w:r>
    </w:p>
    <w:p w14:paraId="55C6293C" w14:textId="5E561C46" w:rsidR="003529AB" w:rsidRPr="003529AB" w:rsidRDefault="003529A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t>Lesson:</w:t>
      </w:r>
      <w:r w:rsidRPr="003529AB">
        <w:rPr>
          <w:rFonts w:ascii="Times New Roman" w:eastAsia="Times New Roman" w:hAnsi="Times New Roman" w:cs="Times New Roman"/>
          <w:kern w:val="0"/>
          <w:sz w:val="24"/>
          <w:szCs w:val="24"/>
          <w:lang w:eastAsia="en-IN"/>
          <w14:ligatures w14:val="none"/>
        </w:rPr>
        <w:t xml:space="preserve"> Research and understand your target audience thoroughly. Tailor your products, marketing, and branding to meet their needs and desires. Building a strong connection with your customers is key to long-term success.</w:t>
      </w:r>
    </w:p>
    <w:p w14:paraId="2E28D464" w14:textId="77777777" w:rsidR="003529AB" w:rsidRPr="003529AB" w:rsidRDefault="003529AB" w:rsidP="003529AB">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t>3. Build a Strong Brand Identity</w:t>
      </w:r>
    </w:p>
    <w:p w14:paraId="6F68C1E3" w14:textId="77777777" w:rsidR="003529AB" w:rsidRPr="003529AB" w:rsidRDefault="003529A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boAt’s brand identity is centered around being trendy, durable, and affordable. Under Aman’s leadership, the company went beyond being just a tech brand and evolved into a </w:t>
      </w:r>
      <w:r w:rsidRPr="003529AB">
        <w:rPr>
          <w:rFonts w:ascii="Times New Roman" w:eastAsia="Times New Roman" w:hAnsi="Times New Roman" w:cs="Times New Roman"/>
          <w:b/>
          <w:bCs/>
          <w:kern w:val="0"/>
          <w:sz w:val="24"/>
          <w:szCs w:val="24"/>
          <w:lang w:eastAsia="en-IN"/>
          <w14:ligatures w14:val="none"/>
        </w:rPr>
        <w:t>lifestyle brand</w:t>
      </w:r>
      <w:r w:rsidRPr="003529AB">
        <w:rPr>
          <w:rFonts w:ascii="Times New Roman" w:eastAsia="Times New Roman" w:hAnsi="Times New Roman" w:cs="Times New Roman"/>
          <w:kern w:val="0"/>
          <w:sz w:val="24"/>
          <w:szCs w:val="24"/>
          <w:lang w:eastAsia="en-IN"/>
          <w14:ligatures w14:val="none"/>
        </w:rPr>
        <w:t>. From collaborations with influencers to sponsorships of music festivals and sports events, boAt created an emotional bond with its customers, particularly among the youth.</w:t>
      </w:r>
    </w:p>
    <w:p w14:paraId="44309336" w14:textId="2EF741F5" w:rsidR="003529AB" w:rsidRPr="003529AB" w:rsidRDefault="003529A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t>Lesson:</w:t>
      </w:r>
      <w:r w:rsidRPr="003529AB">
        <w:rPr>
          <w:rFonts w:ascii="Times New Roman" w:eastAsia="Times New Roman" w:hAnsi="Times New Roman" w:cs="Times New Roman"/>
          <w:kern w:val="0"/>
          <w:sz w:val="24"/>
          <w:szCs w:val="24"/>
          <w:lang w:eastAsia="en-IN"/>
          <w14:ligatures w14:val="none"/>
        </w:rPr>
        <w:t xml:space="preserve"> Establish a clear and authentic brand identity that resonates with your audience. A strong brand creates trust and customer loyalty, which are critical for business growth.</w:t>
      </w:r>
    </w:p>
    <w:p w14:paraId="168C547D" w14:textId="77777777" w:rsidR="003529AB" w:rsidRPr="003529AB" w:rsidRDefault="003529AB" w:rsidP="003529AB">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t>4. Persistence is Key</w:t>
      </w:r>
    </w:p>
    <w:p w14:paraId="2091F908" w14:textId="77777777" w:rsidR="003529AB" w:rsidRPr="003529AB" w:rsidRDefault="003529A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Aman faced significant challenges in the early days, including investor skepticism and a crowded market. However, he remained persistent and focused on his vision, leading boAt through adversity and towards success. The brand didn’t gain immediate traction, but Aman’s </w:t>
      </w:r>
      <w:r w:rsidRPr="003529AB">
        <w:rPr>
          <w:rFonts w:ascii="Times New Roman" w:eastAsia="Times New Roman" w:hAnsi="Times New Roman" w:cs="Times New Roman"/>
          <w:b/>
          <w:bCs/>
          <w:kern w:val="0"/>
          <w:sz w:val="24"/>
          <w:szCs w:val="24"/>
          <w:lang w:eastAsia="en-IN"/>
          <w14:ligatures w14:val="none"/>
        </w:rPr>
        <w:t>long-term perspective and unwavering belief in his idea</w:t>
      </w:r>
      <w:r w:rsidRPr="003529AB">
        <w:rPr>
          <w:rFonts w:ascii="Times New Roman" w:eastAsia="Times New Roman" w:hAnsi="Times New Roman" w:cs="Times New Roman"/>
          <w:kern w:val="0"/>
          <w:sz w:val="24"/>
          <w:szCs w:val="24"/>
          <w:lang w:eastAsia="en-IN"/>
          <w14:ligatures w14:val="none"/>
        </w:rPr>
        <w:t xml:space="preserve"> kept him moving forward.</w:t>
      </w:r>
    </w:p>
    <w:p w14:paraId="21A8C324" w14:textId="3F57A40A" w:rsidR="003529AB" w:rsidRPr="003529AB" w:rsidRDefault="003529A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t>Lesson:</w:t>
      </w:r>
      <w:r w:rsidRPr="003529AB">
        <w:rPr>
          <w:rFonts w:ascii="Times New Roman" w:eastAsia="Times New Roman" w:hAnsi="Times New Roman" w:cs="Times New Roman"/>
          <w:kern w:val="0"/>
          <w:sz w:val="24"/>
          <w:szCs w:val="24"/>
          <w:lang w:eastAsia="en-IN"/>
          <w14:ligatures w14:val="none"/>
        </w:rPr>
        <w:t xml:space="preserve"> Entrepreneurship requires patience, persistence, and resilience. Even when things don’t go as planned, stay focused on your long-term goals and keep learning and improving along the way.</w:t>
      </w:r>
    </w:p>
    <w:p w14:paraId="625302A9" w14:textId="77777777" w:rsidR="003529AB" w:rsidRPr="003529AB" w:rsidRDefault="003529AB" w:rsidP="003529AB">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lastRenderedPageBreak/>
        <w:t>5. Adapt to Market Changes and Stay Agile</w:t>
      </w:r>
    </w:p>
    <w:p w14:paraId="2599EB48" w14:textId="77777777" w:rsidR="003529AB" w:rsidRPr="003529AB" w:rsidRDefault="003529A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The global business environment is constantly changing, and adaptability is crucial. For instance, when the pandemic disrupted global supply chains, Aman pivoted quickly and focused on local manufacturing, further embracing the </w:t>
      </w:r>
      <w:r w:rsidRPr="003529AB">
        <w:rPr>
          <w:rFonts w:ascii="Times New Roman" w:eastAsia="Times New Roman" w:hAnsi="Times New Roman" w:cs="Times New Roman"/>
          <w:b/>
          <w:bCs/>
          <w:kern w:val="0"/>
          <w:sz w:val="24"/>
          <w:szCs w:val="24"/>
          <w:lang w:eastAsia="en-IN"/>
          <w14:ligatures w14:val="none"/>
        </w:rPr>
        <w:t>“Make in India”</w:t>
      </w:r>
      <w:r w:rsidRPr="003529AB">
        <w:rPr>
          <w:rFonts w:ascii="Times New Roman" w:eastAsia="Times New Roman" w:hAnsi="Times New Roman" w:cs="Times New Roman"/>
          <w:kern w:val="0"/>
          <w:sz w:val="24"/>
          <w:szCs w:val="24"/>
          <w:lang w:eastAsia="en-IN"/>
          <w14:ligatures w14:val="none"/>
        </w:rPr>
        <w:t xml:space="preserve"> initiative. This not only gave boAt more control over its supply chain but also aligned the brand with national sentiments, building further customer trust.</w:t>
      </w:r>
    </w:p>
    <w:p w14:paraId="7000BD14" w14:textId="75A652FD" w:rsidR="003529AB" w:rsidRPr="003529AB" w:rsidRDefault="003529A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t>Lesson:</w:t>
      </w:r>
      <w:r w:rsidRPr="003529AB">
        <w:rPr>
          <w:rFonts w:ascii="Times New Roman" w:eastAsia="Times New Roman" w:hAnsi="Times New Roman" w:cs="Times New Roman"/>
          <w:kern w:val="0"/>
          <w:sz w:val="24"/>
          <w:szCs w:val="24"/>
          <w:lang w:eastAsia="en-IN"/>
          <w14:ligatures w14:val="none"/>
        </w:rPr>
        <w:t xml:space="preserve"> Stay agile and ready to adapt to market changes. Whether it's economic shifts, consumer behavior changes, or global events, entrepreneurs need to be prepared to pivot their strategies quickly.</w:t>
      </w:r>
    </w:p>
    <w:p w14:paraId="67628AB8" w14:textId="77777777" w:rsidR="003529AB" w:rsidRPr="003529AB" w:rsidRDefault="003529AB" w:rsidP="003529AB">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t>6. Invest in a Strong Team</w:t>
      </w:r>
    </w:p>
    <w:p w14:paraId="4A70A8C2" w14:textId="77777777" w:rsidR="003529AB" w:rsidRPr="003529AB" w:rsidRDefault="003529A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Aman Gupta is not only known for his own entrepreneurial acumen but also for building a </w:t>
      </w:r>
      <w:r w:rsidRPr="003529AB">
        <w:rPr>
          <w:rFonts w:ascii="Times New Roman" w:eastAsia="Times New Roman" w:hAnsi="Times New Roman" w:cs="Times New Roman"/>
          <w:b/>
          <w:bCs/>
          <w:kern w:val="0"/>
          <w:sz w:val="24"/>
          <w:szCs w:val="24"/>
          <w:lang w:eastAsia="en-IN"/>
          <w14:ligatures w14:val="none"/>
        </w:rPr>
        <w:t>strong leadership team</w:t>
      </w:r>
      <w:r w:rsidRPr="003529AB">
        <w:rPr>
          <w:rFonts w:ascii="Times New Roman" w:eastAsia="Times New Roman" w:hAnsi="Times New Roman" w:cs="Times New Roman"/>
          <w:kern w:val="0"/>
          <w:sz w:val="24"/>
          <w:szCs w:val="24"/>
          <w:lang w:eastAsia="en-IN"/>
          <w14:ligatures w14:val="none"/>
        </w:rPr>
        <w:t xml:space="preserve"> at boAt. By empowering his team members, delegating responsibility, and creating a culture of transparency, he fostered a sense of ownership among his employees, which contributed to the company’s rapid growth.</w:t>
      </w:r>
    </w:p>
    <w:p w14:paraId="28D4B93B" w14:textId="62641A2E" w:rsidR="003529AB" w:rsidRPr="003529AB" w:rsidRDefault="003529A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t>Lesson:</w:t>
      </w:r>
      <w:r w:rsidRPr="003529AB">
        <w:rPr>
          <w:rFonts w:ascii="Times New Roman" w:eastAsia="Times New Roman" w:hAnsi="Times New Roman" w:cs="Times New Roman"/>
          <w:kern w:val="0"/>
          <w:sz w:val="24"/>
          <w:szCs w:val="24"/>
          <w:lang w:eastAsia="en-IN"/>
          <w14:ligatures w14:val="none"/>
        </w:rPr>
        <w:t xml:space="preserve"> Build and nurture a strong team. A great leader knows when to delegate and how to empower others. Surround yourself with people who share your vision and can contribute to the company's success.</w:t>
      </w:r>
    </w:p>
    <w:p w14:paraId="03D2C396" w14:textId="77777777" w:rsidR="003529AB" w:rsidRPr="003529AB" w:rsidRDefault="003529AB" w:rsidP="003529AB">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t>7. Focus on Customer Experience</w:t>
      </w:r>
    </w:p>
    <w:p w14:paraId="47A5F8FB" w14:textId="77777777" w:rsidR="003529AB" w:rsidRPr="003529AB" w:rsidRDefault="003529A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Aman believes that providing an exceptional customer experience is just as important as the product itself. boAt has been commended for its </w:t>
      </w:r>
      <w:r w:rsidRPr="003529AB">
        <w:rPr>
          <w:rFonts w:ascii="Times New Roman" w:eastAsia="Times New Roman" w:hAnsi="Times New Roman" w:cs="Times New Roman"/>
          <w:b/>
          <w:bCs/>
          <w:kern w:val="0"/>
          <w:sz w:val="24"/>
          <w:szCs w:val="24"/>
          <w:lang w:eastAsia="en-IN"/>
          <w14:ligatures w14:val="none"/>
        </w:rPr>
        <w:t>excellent customer service</w:t>
      </w:r>
      <w:r w:rsidRPr="003529AB">
        <w:rPr>
          <w:rFonts w:ascii="Times New Roman" w:eastAsia="Times New Roman" w:hAnsi="Times New Roman" w:cs="Times New Roman"/>
          <w:kern w:val="0"/>
          <w:sz w:val="24"/>
          <w:szCs w:val="24"/>
          <w:lang w:eastAsia="en-IN"/>
          <w14:ligatures w14:val="none"/>
        </w:rPr>
        <w:t>, ensuring that any issues with products are resolved quickly. Whether it's through social media engagement or after-sales support, boAt’s commitment to customer satisfaction has been central to its success.</w:t>
      </w:r>
    </w:p>
    <w:p w14:paraId="49DF5D16" w14:textId="1F90BADC" w:rsidR="003529AB" w:rsidRPr="003529AB" w:rsidRDefault="003529A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t>Lesson:</w:t>
      </w:r>
      <w:r w:rsidRPr="003529AB">
        <w:rPr>
          <w:rFonts w:ascii="Times New Roman" w:eastAsia="Times New Roman" w:hAnsi="Times New Roman" w:cs="Times New Roman"/>
          <w:kern w:val="0"/>
          <w:sz w:val="24"/>
          <w:szCs w:val="24"/>
          <w:lang w:eastAsia="en-IN"/>
          <w14:ligatures w14:val="none"/>
        </w:rPr>
        <w:t xml:space="preserve"> Prioritize your customers. Listen to their feedback, solve their problems, and continuously improve the customer experience. A loyal customer base is one of the most valuable assets a business can have.</w:t>
      </w:r>
    </w:p>
    <w:p w14:paraId="1902F401" w14:textId="77777777" w:rsidR="003529AB" w:rsidRPr="003529AB" w:rsidRDefault="003529AB" w:rsidP="003529AB">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t>8. Take Calculated Risks</w:t>
      </w:r>
    </w:p>
    <w:p w14:paraId="21578A21" w14:textId="77777777" w:rsidR="003529AB" w:rsidRPr="003529AB" w:rsidRDefault="003529A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While many entrepreneurs shy away from risks, Aman Gupta’s story shows that </w:t>
      </w:r>
      <w:r w:rsidRPr="003529AB">
        <w:rPr>
          <w:rFonts w:ascii="Times New Roman" w:eastAsia="Times New Roman" w:hAnsi="Times New Roman" w:cs="Times New Roman"/>
          <w:b/>
          <w:bCs/>
          <w:kern w:val="0"/>
          <w:sz w:val="24"/>
          <w:szCs w:val="24"/>
          <w:lang w:eastAsia="en-IN"/>
          <w14:ligatures w14:val="none"/>
        </w:rPr>
        <w:t>taking calculated risks</w:t>
      </w:r>
      <w:r w:rsidRPr="003529AB">
        <w:rPr>
          <w:rFonts w:ascii="Times New Roman" w:eastAsia="Times New Roman" w:hAnsi="Times New Roman" w:cs="Times New Roman"/>
          <w:kern w:val="0"/>
          <w:sz w:val="24"/>
          <w:szCs w:val="24"/>
          <w:lang w:eastAsia="en-IN"/>
          <w14:ligatures w14:val="none"/>
        </w:rPr>
        <w:t xml:space="preserve"> is necessary for growth. From bootstrapping boAt during its early days to making bold marketing decisions, Aman was never afraid to take risks when he believed in the potential of his brand.</w:t>
      </w:r>
    </w:p>
    <w:p w14:paraId="56F2EBC0" w14:textId="33D15BFB" w:rsidR="003529AB" w:rsidRPr="003529AB" w:rsidRDefault="003529A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t>Lesson:</w:t>
      </w:r>
      <w:r w:rsidRPr="003529AB">
        <w:rPr>
          <w:rFonts w:ascii="Times New Roman" w:eastAsia="Times New Roman" w:hAnsi="Times New Roman" w:cs="Times New Roman"/>
          <w:kern w:val="0"/>
          <w:sz w:val="24"/>
          <w:szCs w:val="24"/>
          <w:lang w:eastAsia="en-IN"/>
          <w14:ligatures w14:val="none"/>
        </w:rPr>
        <w:t xml:space="preserve"> Don’t be afraid to take risks, but ensure they are calculated and well-thought-out. Risk is inherent in entrepreneurship, but it’s the risks you take after thorough analysis and preparation that lead to breakthroughs.</w:t>
      </w:r>
    </w:p>
    <w:p w14:paraId="404B0A0E" w14:textId="77777777" w:rsidR="003529AB" w:rsidRPr="003529AB" w:rsidRDefault="003529AB" w:rsidP="003529AB">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t>9. Keep Learning and Evolving</w:t>
      </w:r>
    </w:p>
    <w:p w14:paraId="19CD84BE" w14:textId="77777777" w:rsidR="003529AB" w:rsidRPr="003529AB" w:rsidRDefault="003529A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Aman Gupta’s educational journey—starting with a Chartered Accountant certification, followed by an MBA from the Indian School of Business (ISB), and further education at </w:t>
      </w:r>
      <w:r w:rsidRPr="003529AB">
        <w:rPr>
          <w:rFonts w:ascii="Times New Roman" w:eastAsia="Times New Roman" w:hAnsi="Times New Roman" w:cs="Times New Roman"/>
          <w:kern w:val="0"/>
          <w:sz w:val="24"/>
          <w:szCs w:val="24"/>
          <w:lang w:eastAsia="en-IN"/>
          <w14:ligatures w14:val="none"/>
        </w:rPr>
        <w:lastRenderedPageBreak/>
        <w:t>Kellogg School of Management—reflects his commitment to continuous learning. His ability to adapt his knowledge to the Indian context, along with a relentless pursuit of personal and professional development, has been a driving force behind boAt’s success.</w:t>
      </w:r>
    </w:p>
    <w:p w14:paraId="119B1B93" w14:textId="5E7D669B" w:rsidR="003529AB" w:rsidRPr="003529AB" w:rsidRDefault="003529A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t>Lesson:</w:t>
      </w:r>
      <w:r w:rsidRPr="003529AB">
        <w:rPr>
          <w:rFonts w:ascii="Times New Roman" w:eastAsia="Times New Roman" w:hAnsi="Times New Roman" w:cs="Times New Roman"/>
          <w:kern w:val="0"/>
          <w:sz w:val="24"/>
          <w:szCs w:val="24"/>
          <w:lang w:eastAsia="en-IN"/>
          <w14:ligatures w14:val="none"/>
        </w:rPr>
        <w:t xml:space="preserve"> Never stop learning. Continuous education, be it formal or through experience, is crucial for personal growth and the growth of your business. Stay curious, stay updated, and keep evolving as an entrepreneur.</w:t>
      </w:r>
    </w:p>
    <w:p w14:paraId="067DA083" w14:textId="77777777" w:rsidR="003529AB" w:rsidRPr="003529AB" w:rsidRDefault="003529AB" w:rsidP="003529AB">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t>10. Use Marketing as a Strategic Tool</w:t>
      </w:r>
    </w:p>
    <w:p w14:paraId="1C83675B" w14:textId="77777777" w:rsidR="003529AB" w:rsidRPr="003529AB" w:rsidRDefault="003529A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 xml:space="preserve">Aman Gupta's marketing strategy is one of the key reasons behind boAt's success. He didn’t just market the product; he marketed the </w:t>
      </w:r>
      <w:r w:rsidRPr="003529AB">
        <w:rPr>
          <w:rFonts w:ascii="Times New Roman" w:eastAsia="Times New Roman" w:hAnsi="Times New Roman" w:cs="Times New Roman"/>
          <w:b/>
          <w:bCs/>
          <w:kern w:val="0"/>
          <w:sz w:val="24"/>
          <w:szCs w:val="24"/>
          <w:lang w:eastAsia="en-IN"/>
          <w14:ligatures w14:val="none"/>
        </w:rPr>
        <w:t>boAt lifestyle</w:t>
      </w:r>
      <w:r w:rsidRPr="003529AB">
        <w:rPr>
          <w:rFonts w:ascii="Times New Roman" w:eastAsia="Times New Roman" w:hAnsi="Times New Roman" w:cs="Times New Roman"/>
          <w:kern w:val="0"/>
          <w:sz w:val="24"/>
          <w:szCs w:val="24"/>
          <w:lang w:eastAsia="en-IN"/>
          <w14:ligatures w14:val="none"/>
        </w:rPr>
        <w:t>—appealing to young, tech-savvy individuals who valued both performance and aesthetics. His collaborations with celebrities, influencers, and sponsorships of popular events helped create a strong connection with the brand.</w:t>
      </w:r>
    </w:p>
    <w:p w14:paraId="1ED2523C" w14:textId="320662C6" w:rsidR="003529AB" w:rsidRPr="003529AB" w:rsidRDefault="003529AB" w:rsidP="00B717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b/>
          <w:bCs/>
          <w:kern w:val="0"/>
          <w:sz w:val="24"/>
          <w:szCs w:val="24"/>
          <w:lang w:eastAsia="en-IN"/>
          <w14:ligatures w14:val="none"/>
        </w:rPr>
        <w:t>Lesson:</w:t>
      </w:r>
      <w:r w:rsidRPr="003529AB">
        <w:rPr>
          <w:rFonts w:ascii="Times New Roman" w:eastAsia="Times New Roman" w:hAnsi="Times New Roman" w:cs="Times New Roman"/>
          <w:kern w:val="0"/>
          <w:sz w:val="24"/>
          <w:szCs w:val="24"/>
          <w:lang w:eastAsia="en-IN"/>
          <w14:ligatures w14:val="none"/>
        </w:rPr>
        <w:t xml:space="preserve"> Marketing is more than just promoting a product. It’s about creating a story, building relationships with consumers, and positioning your brand in a way that resonates with their emotions and aspirations.</w:t>
      </w:r>
    </w:p>
    <w:p w14:paraId="55E821AF" w14:textId="2B841299" w:rsidR="003529AB" w:rsidRDefault="003529A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529AB">
        <w:rPr>
          <w:rFonts w:ascii="Times New Roman" w:eastAsia="Times New Roman" w:hAnsi="Times New Roman" w:cs="Times New Roman"/>
          <w:kern w:val="0"/>
          <w:sz w:val="24"/>
          <w:szCs w:val="24"/>
          <w:lang w:eastAsia="en-IN"/>
          <w14:ligatures w14:val="none"/>
        </w:rPr>
        <w:t>Aman Gupta's entrepreneurial journey offers countless lessons for anyone looking to build their own business. From his ability to innovate in a competitive market to his relentless focus on customer experience and adaptability, aspiring entrepreneurs can draw valuable insights from his story to guide their own ventures.</w:t>
      </w:r>
    </w:p>
    <w:p w14:paraId="60C666C1" w14:textId="77777777" w:rsidR="004D12CB" w:rsidRDefault="004D12C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D005A2F" w14:textId="77777777" w:rsidR="004D12CB" w:rsidRDefault="004D12C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FA4A717" w14:textId="77777777" w:rsidR="004D12CB" w:rsidRDefault="004D12C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B3BF1F2" w14:textId="77777777" w:rsidR="004D12CB" w:rsidRDefault="004D12C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D73E494" w14:textId="77777777" w:rsidR="004D12CB" w:rsidRDefault="004D12C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FBEDA17" w14:textId="77777777" w:rsidR="004D12CB" w:rsidRDefault="004D12C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76EBAAE" w14:textId="77777777" w:rsidR="004D12CB" w:rsidRDefault="004D12C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75B8D29" w14:textId="77777777" w:rsidR="004D12CB" w:rsidRDefault="004D12C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00963A5" w14:textId="77777777" w:rsidR="004D12CB" w:rsidRDefault="004D12C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09CCF6F" w14:textId="77777777" w:rsidR="004D12CB" w:rsidRDefault="004D12C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6C0C8D1" w14:textId="77777777" w:rsidR="004D12CB" w:rsidRDefault="004D12C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212B293" w14:textId="77777777" w:rsidR="004D12CB" w:rsidRDefault="004D12CB" w:rsidP="003529A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0FE87A4" w14:textId="27C02CBC" w:rsidR="005D6055" w:rsidRPr="005D6055" w:rsidRDefault="005D6055" w:rsidP="005D6055">
      <w:pPr>
        <w:spacing w:after="0" w:line="240" w:lineRule="auto"/>
        <w:rPr>
          <w:rFonts w:ascii="Times New Roman" w:eastAsia="Times New Roman" w:hAnsi="Times New Roman" w:cs="Times New Roman"/>
          <w:kern w:val="0"/>
          <w:sz w:val="24"/>
          <w:szCs w:val="24"/>
          <w:lang w:eastAsia="en-IN"/>
          <w14:ligatures w14:val="none"/>
        </w:rPr>
      </w:pPr>
    </w:p>
    <w:p w14:paraId="6FA6A153" w14:textId="77777777" w:rsidR="005D6055" w:rsidRPr="005D6055" w:rsidRDefault="005D6055" w:rsidP="005D6055">
      <w:pPr>
        <w:spacing w:before="100" w:beforeAutospacing="1" w:after="100" w:afterAutospacing="1" w:line="240" w:lineRule="auto"/>
        <w:jc w:val="center"/>
        <w:outlineLvl w:val="2"/>
        <w:rPr>
          <w:rFonts w:ascii="Times New Roman" w:eastAsia="Times New Roman" w:hAnsi="Times New Roman" w:cs="Times New Roman"/>
          <w:b/>
          <w:bCs/>
          <w:kern w:val="0"/>
          <w:sz w:val="28"/>
          <w:szCs w:val="28"/>
          <w:lang w:eastAsia="en-IN"/>
          <w14:ligatures w14:val="none"/>
        </w:rPr>
      </w:pPr>
      <w:r w:rsidRPr="005D6055">
        <w:rPr>
          <w:rFonts w:ascii="Times New Roman" w:eastAsia="Times New Roman" w:hAnsi="Times New Roman" w:cs="Times New Roman"/>
          <w:b/>
          <w:bCs/>
          <w:kern w:val="0"/>
          <w:sz w:val="28"/>
          <w:szCs w:val="28"/>
          <w:lang w:eastAsia="en-IN"/>
          <w14:ligatures w14:val="none"/>
        </w:rPr>
        <w:lastRenderedPageBreak/>
        <w:t>9. Conclusion</w:t>
      </w:r>
    </w:p>
    <w:p w14:paraId="6687EC01" w14:textId="77777777" w:rsidR="005D6055" w:rsidRPr="005D6055" w:rsidRDefault="005D6055" w:rsidP="005D6055">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D6055">
        <w:rPr>
          <w:rFonts w:ascii="Times New Roman" w:eastAsia="Times New Roman" w:hAnsi="Times New Roman" w:cs="Times New Roman"/>
          <w:kern w:val="0"/>
          <w:sz w:val="24"/>
          <w:szCs w:val="24"/>
          <w:lang w:eastAsia="en-IN"/>
          <w14:ligatures w14:val="none"/>
        </w:rPr>
        <w:t>Aman Gupta’s journey from a Chartered Accountant to a leading entrepreneur and co-founder of boAt Lifestyle is a compelling example of vision, perseverance, and innovation in action. His story not only showcases the evolution of a successful business but also highlights the transformative power of entrepreneurial thinking when combined with a deep understanding of market needs and consumer behavior.</w:t>
      </w:r>
    </w:p>
    <w:p w14:paraId="0775D023" w14:textId="77777777" w:rsidR="005D6055" w:rsidRPr="005D6055" w:rsidRDefault="005D6055" w:rsidP="005D6055">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D6055">
        <w:rPr>
          <w:rFonts w:ascii="Times New Roman" w:eastAsia="Times New Roman" w:hAnsi="Times New Roman" w:cs="Times New Roman"/>
          <w:kern w:val="0"/>
          <w:sz w:val="24"/>
          <w:szCs w:val="24"/>
          <w:lang w:eastAsia="en-IN"/>
          <w14:ligatures w14:val="none"/>
        </w:rPr>
        <w:t>Through boAt, Aman disrupted a saturated audio electronics market by offering stylish, durable, and affordable products tailored to Indian youth. His ability to identify and fill a market gap, implement innovative D2C strategies, and build a strong brand identity is commendable. The brand’s growth into one of the top five global wearables companies and its revenue scaling beyond ₹700 crore by FY2020 are a testament to his business acumen and marketing brilliance.</w:t>
      </w:r>
    </w:p>
    <w:p w14:paraId="4DBE8629" w14:textId="77777777" w:rsidR="005D6055" w:rsidRPr="005D6055" w:rsidRDefault="005D6055" w:rsidP="005D6055">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D6055">
        <w:rPr>
          <w:rFonts w:ascii="Times New Roman" w:eastAsia="Times New Roman" w:hAnsi="Times New Roman" w:cs="Times New Roman"/>
          <w:kern w:val="0"/>
          <w:sz w:val="24"/>
          <w:szCs w:val="24"/>
          <w:lang w:eastAsia="en-IN"/>
          <w14:ligatures w14:val="none"/>
        </w:rPr>
        <w:t>Moreover, Aman’s influence extends beyond boAt. As a judge and investor on Shark Tank India, he has become a symbol of encouragement and mentorship for India’s growing startup ecosystem. His insights, feedback, and investments have helped many budding entrepreneurs bring their ideas to life, further demonstrating his commitment to supporting India’s entrepreneurial future.</w:t>
      </w:r>
    </w:p>
    <w:p w14:paraId="212DBC9F" w14:textId="77777777" w:rsidR="005D6055" w:rsidRPr="005D6055" w:rsidRDefault="005D6055" w:rsidP="005D6055">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D6055">
        <w:rPr>
          <w:rFonts w:ascii="Times New Roman" w:eastAsia="Times New Roman" w:hAnsi="Times New Roman" w:cs="Times New Roman"/>
          <w:kern w:val="0"/>
          <w:sz w:val="24"/>
          <w:szCs w:val="24"/>
          <w:lang w:eastAsia="en-IN"/>
          <w14:ligatures w14:val="none"/>
        </w:rPr>
        <w:t>Aman Gupta’s journey provides a wealth of lessons in resilience, adaptability, customer-centric thinking, and leadership. He exemplifies how an entrepreneur can rise through a combination of strategic planning, risk-taking, and relentless execution. His story continues to inspire a new generation of dreamers and doers who aim to innovate, build, and lead in their respective fields.</w:t>
      </w:r>
    </w:p>
    <w:p w14:paraId="152AE656" w14:textId="6F0460F0" w:rsidR="005D6055" w:rsidRPr="005D6055" w:rsidRDefault="005D6055" w:rsidP="005D6055">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D6055">
        <w:rPr>
          <w:rFonts w:ascii="Times New Roman" w:eastAsia="Times New Roman" w:hAnsi="Times New Roman" w:cs="Times New Roman"/>
          <w:kern w:val="0"/>
          <w:sz w:val="24"/>
          <w:szCs w:val="24"/>
          <w:lang w:eastAsia="en-IN"/>
          <w14:ligatures w14:val="none"/>
        </w:rPr>
        <w:t>In essence, Aman Gupta is not just a successful businessman; he is a modern role model for the youth of India—someone who dared to dream big, made bold decisions, and transformed challenges into stepping stones toward lasting success.</w:t>
      </w:r>
    </w:p>
    <w:p w14:paraId="6765FEF5" w14:textId="77777777" w:rsidR="004D12CB" w:rsidRDefault="004D12CB" w:rsidP="005D6055">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1FFC3681" w14:textId="77777777" w:rsidR="00DE766D" w:rsidRDefault="00DE766D" w:rsidP="005D6055">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53217A25" w14:textId="77777777" w:rsidR="00DE766D" w:rsidRDefault="00DE766D" w:rsidP="005D6055">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30891B06" w14:textId="77777777" w:rsidR="00DE766D" w:rsidRDefault="00DE766D" w:rsidP="005D6055">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72836B99" w14:textId="77777777" w:rsidR="00DE766D" w:rsidRDefault="00DE766D" w:rsidP="005D6055">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0FFBB3B3" w14:textId="77777777" w:rsidR="00DE766D" w:rsidRDefault="00DE766D" w:rsidP="005D6055">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43687C90" w14:textId="77777777" w:rsidR="00DE766D" w:rsidRDefault="00DE766D" w:rsidP="005D6055">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24B7FBC9" w14:textId="77777777" w:rsidR="00DE766D" w:rsidRDefault="00DE766D" w:rsidP="005D6055">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459CB447" w14:textId="77777777" w:rsidR="00DE766D" w:rsidRDefault="00DE766D" w:rsidP="005D6055">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15EC2139" w14:textId="77777777" w:rsidR="00DE766D" w:rsidRDefault="00DE766D" w:rsidP="005D6055">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21E1654A" w14:textId="77777777" w:rsidR="00DE766D" w:rsidRPr="00DE766D" w:rsidRDefault="00DE766D" w:rsidP="00DE766D">
      <w:p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en-IN"/>
          <w14:ligatures w14:val="none"/>
        </w:rPr>
      </w:pPr>
      <w:r w:rsidRPr="00DE766D">
        <w:rPr>
          <w:rFonts w:ascii="Times New Roman" w:eastAsia="Times New Roman" w:hAnsi="Times New Roman" w:cs="Times New Roman"/>
          <w:b/>
          <w:bCs/>
          <w:kern w:val="0"/>
          <w:sz w:val="27"/>
          <w:szCs w:val="27"/>
          <w:lang w:eastAsia="en-IN"/>
          <w14:ligatures w14:val="none"/>
        </w:rPr>
        <w:lastRenderedPageBreak/>
        <w:t>10. References / Bibliography</w:t>
      </w:r>
    </w:p>
    <w:p w14:paraId="5EF7980E" w14:textId="77777777" w:rsidR="00DE766D" w:rsidRPr="00DE766D" w:rsidRDefault="00DE766D" w:rsidP="00DE766D">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E766D">
        <w:rPr>
          <w:rFonts w:ascii="Times New Roman" w:eastAsia="Times New Roman" w:hAnsi="Times New Roman" w:cs="Times New Roman"/>
          <w:b/>
          <w:bCs/>
          <w:kern w:val="0"/>
          <w:sz w:val="24"/>
          <w:szCs w:val="24"/>
          <w:lang w:eastAsia="en-IN"/>
          <w14:ligatures w14:val="none"/>
        </w:rPr>
        <w:t>Wikipedia - Aman Gupta</w:t>
      </w:r>
      <w:r w:rsidRPr="00DE766D">
        <w:rPr>
          <w:rFonts w:ascii="Times New Roman" w:eastAsia="Times New Roman" w:hAnsi="Times New Roman" w:cs="Times New Roman"/>
          <w:kern w:val="0"/>
          <w:sz w:val="24"/>
          <w:szCs w:val="24"/>
          <w:lang w:eastAsia="en-IN"/>
          <w14:ligatures w14:val="none"/>
        </w:rPr>
        <w:br/>
      </w:r>
      <w:hyperlink r:id="rId17" w:history="1">
        <w:r w:rsidRPr="00DE766D">
          <w:rPr>
            <w:rFonts w:ascii="Times New Roman" w:eastAsia="Times New Roman" w:hAnsi="Times New Roman" w:cs="Times New Roman"/>
            <w:color w:val="0000FF"/>
            <w:kern w:val="0"/>
            <w:sz w:val="24"/>
            <w:szCs w:val="24"/>
            <w:u w:val="single"/>
            <w:lang w:eastAsia="en-IN"/>
            <w14:ligatures w14:val="none"/>
          </w:rPr>
          <w:t>https://en.wikipedia.org/wiki/Aman_Gupta_(entrepreneur)</w:t>
        </w:r>
      </w:hyperlink>
      <w:r w:rsidRPr="00DE766D">
        <w:rPr>
          <w:rFonts w:ascii="Times New Roman" w:eastAsia="Times New Roman" w:hAnsi="Times New Roman" w:cs="Times New Roman"/>
          <w:kern w:val="0"/>
          <w:sz w:val="24"/>
          <w:szCs w:val="24"/>
          <w:lang w:eastAsia="en-IN"/>
          <w14:ligatures w14:val="none"/>
        </w:rPr>
        <w:br/>
        <w:t>Comprehensive background information on Aman Gupta, including education, career, and media presence.</w:t>
      </w:r>
    </w:p>
    <w:p w14:paraId="5B913890" w14:textId="77777777" w:rsidR="00DE766D" w:rsidRPr="00DE766D" w:rsidRDefault="00DE766D" w:rsidP="00DE766D">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E766D">
        <w:rPr>
          <w:rFonts w:ascii="Times New Roman" w:eastAsia="Times New Roman" w:hAnsi="Times New Roman" w:cs="Times New Roman"/>
          <w:b/>
          <w:bCs/>
          <w:kern w:val="0"/>
          <w:sz w:val="24"/>
          <w:szCs w:val="24"/>
          <w:lang w:eastAsia="en-IN"/>
          <w14:ligatures w14:val="none"/>
        </w:rPr>
        <w:t>Forbes India - Aman Gupta Profile</w:t>
      </w:r>
      <w:r w:rsidRPr="00DE766D">
        <w:rPr>
          <w:rFonts w:ascii="Times New Roman" w:eastAsia="Times New Roman" w:hAnsi="Times New Roman" w:cs="Times New Roman"/>
          <w:kern w:val="0"/>
          <w:sz w:val="24"/>
          <w:szCs w:val="24"/>
          <w:lang w:eastAsia="en-IN"/>
          <w14:ligatures w14:val="none"/>
        </w:rPr>
        <w:br/>
      </w:r>
      <w:hyperlink r:id="rId18" w:history="1">
        <w:r w:rsidRPr="00DE766D">
          <w:rPr>
            <w:rFonts w:ascii="Times New Roman" w:eastAsia="Times New Roman" w:hAnsi="Times New Roman" w:cs="Times New Roman"/>
            <w:color w:val="0000FF"/>
            <w:kern w:val="0"/>
            <w:sz w:val="24"/>
            <w:szCs w:val="24"/>
            <w:u w:val="single"/>
            <w:lang w:eastAsia="en-IN"/>
            <w14:ligatures w14:val="none"/>
          </w:rPr>
          <w:t>https://www.forbesindia.com</w:t>
        </w:r>
      </w:hyperlink>
      <w:r w:rsidRPr="00DE766D">
        <w:rPr>
          <w:rFonts w:ascii="Times New Roman" w:eastAsia="Times New Roman" w:hAnsi="Times New Roman" w:cs="Times New Roman"/>
          <w:kern w:val="0"/>
          <w:sz w:val="24"/>
          <w:szCs w:val="24"/>
          <w:lang w:eastAsia="en-IN"/>
          <w14:ligatures w14:val="none"/>
        </w:rPr>
        <w:br/>
        <w:t>Covers boAt’s financial growth, Gupta’s leadership style, and his rise in the Indian startup ecosystem.</w:t>
      </w:r>
    </w:p>
    <w:p w14:paraId="6D33C03B" w14:textId="77777777" w:rsidR="00DE766D" w:rsidRPr="00DE766D" w:rsidRDefault="00DE766D" w:rsidP="00DE766D">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E766D">
        <w:rPr>
          <w:rFonts w:ascii="Times New Roman" w:eastAsia="Times New Roman" w:hAnsi="Times New Roman" w:cs="Times New Roman"/>
          <w:b/>
          <w:bCs/>
          <w:kern w:val="0"/>
          <w:sz w:val="24"/>
          <w:szCs w:val="24"/>
          <w:lang w:eastAsia="en-IN"/>
          <w14:ligatures w14:val="none"/>
        </w:rPr>
        <w:t>The Times of India</w:t>
      </w:r>
      <w:r w:rsidRPr="00DE766D">
        <w:rPr>
          <w:rFonts w:ascii="Times New Roman" w:eastAsia="Times New Roman" w:hAnsi="Times New Roman" w:cs="Times New Roman"/>
          <w:kern w:val="0"/>
          <w:sz w:val="24"/>
          <w:szCs w:val="24"/>
          <w:lang w:eastAsia="en-IN"/>
          <w14:ligatures w14:val="none"/>
        </w:rPr>
        <w:br/>
      </w:r>
      <w:hyperlink r:id="rId19" w:history="1">
        <w:r w:rsidRPr="00DE766D">
          <w:rPr>
            <w:rFonts w:ascii="Times New Roman" w:eastAsia="Times New Roman" w:hAnsi="Times New Roman" w:cs="Times New Roman"/>
            <w:color w:val="0000FF"/>
            <w:kern w:val="0"/>
            <w:sz w:val="24"/>
            <w:szCs w:val="24"/>
            <w:u w:val="single"/>
            <w:lang w:eastAsia="en-IN"/>
            <w14:ligatures w14:val="none"/>
          </w:rPr>
          <w:t>https://timesofindia.indiatimes.com</w:t>
        </w:r>
      </w:hyperlink>
      <w:r w:rsidRPr="00DE766D">
        <w:rPr>
          <w:rFonts w:ascii="Times New Roman" w:eastAsia="Times New Roman" w:hAnsi="Times New Roman" w:cs="Times New Roman"/>
          <w:kern w:val="0"/>
          <w:sz w:val="24"/>
          <w:szCs w:val="24"/>
          <w:lang w:eastAsia="en-IN"/>
          <w14:ligatures w14:val="none"/>
        </w:rPr>
        <w:br/>
        <w:t>Articles discussing boAt’s market position and Aman Gupta’s entrepreneurial journey.</w:t>
      </w:r>
    </w:p>
    <w:p w14:paraId="7562820E" w14:textId="77777777" w:rsidR="00DE766D" w:rsidRPr="00DE766D" w:rsidRDefault="00DE766D" w:rsidP="00DE766D">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E766D">
        <w:rPr>
          <w:rFonts w:ascii="Times New Roman" w:eastAsia="Times New Roman" w:hAnsi="Times New Roman" w:cs="Times New Roman"/>
          <w:b/>
          <w:bCs/>
          <w:kern w:val="0"/>
          <w:sz w:val="24"/>
          <w:szCs w:val="24"/>
          <w:lang w:eastAsia="en-IN"/>
          <w14:ligatures w14:val="none"/>
        </w:rPr>
        <w:t>Business Today - boAt and Its Journey</w:t>
      </w:r>
      <w:r w:rsidRPr="00DE766D">
        <w:rPr>
          <w:rFonts w:ascii="Times New Roman" w:eastAsia="Times New Roman" w:hAnsi="Times New Roman" w:cs="Times New Roman"/>
          <w:kern w:val="0"/>
          <w:sz w:val="24"/>
          <w:szCs w:val="24"/>
          <w:lang w:eastAsia="en-IN"/>
          <w14:ligatures w14:val="none"/>
        </w:rPr>
        <w:br/>
      </w:r>
      <w:hyperlink r:id="rId20" w:history="1">
        <w:r w:rsidRPr="00DE766D">
          <w:rPr>
            <w:rFonts w:ascii="Times New Roman" w:eastAsia="Times New Roman" w:hAnsi="Times New Roman" w:cs="Times New Roman"/>
            <w:color w:val="0000FF"/>
            <w:kern w:val="0"/>
            <w:sz w:val="24"/>
            <w:szCs w:val="24"/>
            <w:u w:val="single"/>
            <w:lang w:eastAsia="en-IN"/>
            <w14:ligatures w14:val="none"/>
          </w:rPr>
          <w:t>https://www.businesstoday.in</w:t>
        </w:r>
      </w:hyperlink>
      <w:r w:rsidRPr="00DE766D">
        <w:rPr>
          <w:rFonts w:ascii="Times New Roman" w:eastAsia="Times New Roman" w:hAnsi="Times New Roman" w:cs="Times New Roman"/>
          <w:kern w:val="0"/>
          <w:sz w:val="24"/>
          <w:szCs w:val="24"/>
          <w:lang w:eastAsia="en-IN"/>
          <w14:ligatures w14:val="none"/>
        </w:rPr>
        <w:br/>
        <w:t>Detailed insights into boAt's business model, D2C strategy, and growth metrics.</w:t>
      </w:r>
    </w:p>
    <w:p w14:paraId="5F243F35" w14:textId="77777777" w:rsidR="00DE766D" w:rsidRPr="00DE766D" w:rsidRDefault="00DE766D" w:rsidP="00DE766D">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E766D">
        <w:rPr>
          <w:rFonts w:ascii="Times New Roman" w:eastAsia="Times New Roman" w:hAnsi="Times New Roman" w:cs="Times New Roman"/>
          <w:b/>
          <w:bCs/>
          <w:kern w:val="0"/>
          <w:sz w:val="24"/>
          <w:szCs w:val="24"/>
          <w:lang w:eastAsia="en-IN"/>
          <w14:ligatures w14:val="none"/>
        </w:rPr>
        <w:t>Shark Tank India - Sony LIV Official</w:t>
      </w:r>
      <w:r w:rsidRPr="00DE766D">
        <w:rPr>
          <w:rFonts w:ascii="Times New Roman" w:eastAsia="Times New Roman" w:hAnsi="Times New Roman" w:cs="Times New Roman"/>
          <w:kern w:val="0"/>
          <w:sz w:val="24"/>
          <w:szCs w:val="24"/>
          <w:lang w:eastAsia="en-IN"/>
          <w14:ligatures w14:val="none"/>
        </w:rPr>
        <w:br/>
      </w:r>
      <w:hyperlink r:id="rId21" w:history="1">
        <w:r w:rsidRPr="00DE766D">
          <w:rPr>
            <w:rFonts w:ascii="Times New Roman" w:eastAsia="Times New Roman" w:hAnsi="Times New Roman" w:cs="Times New Roman"/>
            <w:color w:val="0000FF"/>
            <w:kern w:val="0"/>
            <w:sz w:val="24"/>
            <w:szCs w:val="24"/>
            <w:u w:val="single"/>
            <w:lang w:eastAsia="en-IN"/>
            <w14:ligatures w14:val="none"/>
          </w:rPr>
          <w:t>https://www.sonyliv.com</w:t>
        </w:r>
      </w:hyperlink>
      <w:r w:rsidRPr="00DE766D">
        <w:rPr>
          <w:rFonts w:ascii="Times New Roman" w:eastAsia="Times New Roman" w:hAnsi="Times New Roman" w:cs="Times New Roman"/>
          <w:kern w:val="0"/>
          <w:sz w:val="24"/>
          <w:szCs w:val="24"/>
          <w:lang w:eastAsia="en-IN"/>
          <w14:ligatures w14:val="none"/>
        </w:rPr>
        <w:br/>
        <w:t>Source for Aman Gupta’s role on Shark Tank India and his contributions to mentoring startups.</w:t>
      </w:r>
    </w:p>
    <w:p w14:paraId="0C99B24B" w14:textId="77777777" w:rsidR="00DE766D" w:rsidRPr="00DE766D" w:rsidRDefault="00DE766D" w:rsidP="00DE766D">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E766D">
        <w:rPr>
          <w:rFonts w:ascii="Times New Roman" w:eastAsia="Times New Roman" w:hAnsi="Times New Roman" w:cs="Times New Roman"/>
          <w:b/>
          <w:bCs/>
          <w:kern w:val="0"/>
          <w:sz w:val="24"/>
          <w:szCs w:val="24"/>
          <w:lang w:eastAsia="en-IN"/>
          <w14:ligatures w14:val="none"/>
        </w:rPr>
        <w:t>Mint - Interviews and Business Trends</w:t>
      </w:r>
      <w:r w:rsidRPr="00DE766D">
        <w:rPr>
          <w:rFonts w:ascii="Times New Roman" w:eastAsia="Times New Roman" w:hAnsi="Times New Roman" w:cs="Times New Roman"/>
          <w:kern w:val="0"/>
          <w:sz w:val="24"/>
          <w:szCs w:val="24"/>
          <w:lang w:eastAsia="en-IN"/>
          <w14:ligatures w14:val="none"/>
        </w:rPr>
        <w:br/>
      </w:r>
      <w:hyperlink r:id="rId22" w:history="1">
        <w:r w:rsidRPr="00DE766D">
          <w:rPr>
            <w:rFonts w:ascii="Times New Roman" w:eastAsia="Times New Roman" w:hAnsi="Times New Roman" w:cs="Times New Roman"/>
            <w:color w:val="0000FF"/>
            <w:kern w:val="0"/>
            <w:sz w:val="24"/>
            <w:szCs w:val="24"/>
            <w:u w:val="single"/>
            <w:lang w:eastAsia="en-IN"/>
            <w14:ligatures w14:val="none"/>
          </w:rPr>
          <w:t>https://www.livemint.com</w:t>
        </w:r>
      </w:hyperlink>
      <w:r w:rsidRPr="00DE766D">
        <w:rPr>
          <w:rFonts w:ascii="Times New Roman" w:eastAsia="Times New Roman" w:hAnsi="Times New Roman" w:cs="Times New Roman"/>
          <w:kern w:val="0"/>
          <w:sz w:val="24"/>
          <w:szCs w:val="24"/>
          <w:lang w:eastAsia="en-IN"/>
          <w14:ligatures w14:val="none"/>
        </w:rPr>
        <w:br/>
        <w:t>Features interviews and data on Gupta's strategy and boAt’s position in the Indian electronics market.</w:t>
      </w:r>
    </w:p>
    <w:p w14:paraId="7F599925" w14:textId="77777777" w:rsidR="00DE766D" w:rsidRPr="00DE766D" w:rsidRDefault="00DE766D" w:rsidP="00DE766D">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E766D">
        <w:rPr>
          <w:rFonts w:ascii="Times New Roman" w:eastAsia="Times New Roman" w:hAnsi="Times New Roman" w:cs="Times New Roman"/>
          <w:b/>
          <w:bCs/>
          <w:kern w:val="0"/>
          <w:sz w:val="24"/>
          <w:szCs w:val="24"/>
          <w:lang w:eastAsia="en-IN"/>
          <w14:ligatures w14:val="none"/>
        </w:rPr>
        <w:t>Economic Times</w:t>
      </w:r>
      <w:r w:rsidRPr="00DE766D">
        <w:rPr>
          <w:rFonts w:ascii="Times New Roman" w:eastAsia="Times New Roman" w:hAnsi="Times New Roman" w:cs="Times New Roman"/>
          <w:kern w:val="0"/>
          <w:sz w:val="24"/>
          <w:szCs w:val="24"/>
          <w:lang w:eastAsia="en-IN"/>
          <w14:ligatures w14:val="none"/>
        </w:rPr>
        <w:br/>
      </w:r>
      <w:hyperlink r:id="rId23" w:history="1">
        <w:r w:rsidRPr="00DE766D">
          <w:rPr>
            <w:rFonts w:ascii="Times New Roman" w:eastAsia="Times New Roman" w:hAnsi="Times New Roman" w:cs="Times New Roman"/>
            <w:color w:val="0000FF"/>
            <w:kern w:val="0"/>
            <w:sz w:val="24"/>
            <w:szCs w:val="24"/>
            <w:u w:val="single"/>
            <w:lang w:eastAsia="en-IN"/>
            <w14:ligatures w14:val="none"/>
          </w:rPr>
          <w:t>https://economictimes.indiatimes.com</w:t>
        </w:r>
      </w:hyperlink>
      <w:r w:rsidRPr="00DE766D">
        <w:rPr>
          <w:rFonts w:ascii="Times New Roman" w:eastAsia="Times New Roman" w:hAnsi="Times New Roman" w:cs="Times New Roman"/>
          <w:kern w:val="0"/>
          <w:sz w:val="24"/>
          <w:szCs w:val="24"/>
          <w:lang w:eastAsia="en-IN"/>
          <w14:ligatures w14:val="none"/>
        </w:rPr>
        <w:br/>
        <w:t>Reports and market analysis highlighting boAt’s funding rounds, valuation, and product expansion.</w:t>
      </w:r>
    </w:p>
    <w:p w14:paraId="2B551F99" w14:textId="77777777" w:rsidR="00DE766D" w:rsidRPr="00DE766D" w:rsidRDefault="00DE766D" w:rsidP="00DE766D">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E766D">
        <w:rPr>
          <w:rFonts w:ascii="Times New Roman" w:eastAsia="Times New Roman" w:hAnsi="Times New Roman" w:cs="Times New Roman"/>
          <w:b/>
          <w:bCs/>
          <w:kern w:val="0"/>
          <w:sz w:val="24"/>
          <w:szCs w:val="24"/>
          <w:lang w:eastAsia="en-IN"/>
          <w14:ligatures w14:val="none"/>
        </w:rPr>
        <w:t>YourStory - Startup Coverage</w:t>
      </w:r>
      <w:r w:rsidRPr="00DE766D">
        <w:rPr>
          <w:rFonts w:ascii="Times New Roman" w:eastAsia="Times New Roman" w:hAnsi="Times New Roman" w:cs="Times New Roman"/>
          <w:kern w:val="0"/>
          <w:sz w:val="24"/>
          <w:szCs w:val="24"/>
          <w:lang w:eastAsia="en-IN"/>
          <w14:ligatures w14:val="none"/>
        </w:rPr>
        <w:br/>
      </w:r>
      <w:hyperlink r:id="rId24" w:history="1">
        <w:r w:rsidRPr="00DE766D">
          <w:rPr>
            <w:rFonts w:ascii="Times New Roman" w:eastAsia="Times New Roman" w:hAnsi="Times New Roman" w:cs="Times New Roman"/>
            <w:color w:val="0000FF"/>
            <w:kern w:val="0"/>
            <w:sz w:val="24"/>
            <w:szCs w:val="24"/>
            <w:u w:val="single"/>
            <w:lang w:eastAsia="en-IN"/>
            <w14:ligatures w14:val="none"/>
          </w:rPr>
          <w:t>https://yourstory.com</w:t>
        </w:r>
      </w:hyperlink>
      <w:r w:rsidRPr="00DE766D">
        <w:rPr>
          <w:rFonts w:ascii="Times New Roman" w:eastAsia="Times New Roman" w:hAnsi="Times New Roman" w:cs="Times New Roman"/>
          <w:kern w:val="0"/>
          <w:sz w:val="24"/>
          <w:szCs w:val="24"/>
          <w:lang w:eastAsia="en-IN"/>
          <w14:ligatures w14:val="none"/>
        </w:rPr>
        <w:br/>
        <w:t>Focused on Aman Gupta’s entrepreneurial lessons and advice for aspiring business owners.</w:t>
      </w:r>
    </w:p>
    <w:p w14:paraId="7BA9ED7F" w14:textId="0BA2813F" w:rsidR="00DE766D" w:rsidRPr="00DE766D" w:rsidRDefault="00DE766D" w:rsidP="00DE766D">
      <w:pPr>
        <w:spacing w:after="0" w:line="240" w:lineRule="auto"/>
        <w:rPr>
          <w:rFonts w:ascii="Times New Roman" w:eastAsia="Times New Roman" w:hAnsi="Times New Roman" w:cs="Times New Roman"/>
          <w:kern w:val="0"/>
          <w:sz w:val="24"/>
          <w:szCs w:val="24"/>
          <w:lang w:eastAsia="en-IN"/>
          <w14:ligatures w14:val="none"/>
        </w:rPr>
      </w:pPr>
    </w:p>
    <w:p w14:paraId="41BED84B" w14:textId="77777777" w:rsidR="00DE766D" w:rsidRPr="00846CA1" w:rsidRDefault="00DE766D" w:rsidP="005D6055">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sectPr w:rsidR="00DE766D" w:rsidRPr="00846CA1" w:rsidSect="00BF299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907B9A" w14:textId="77777777" w:rsidR="006E2C83" w:rsidRDefault="006E2C83">
      <w:pPr>
        <w:spacing w:line="240" w:lineRule="auto"/>
      </w:pPr>
      <w:r>
        <w:separator/>
      </w:r>
    </w:p>
  </w:endnote>
  <w:endnote w:type="continuationSeparator" w:id="0">
    <w:p w14:paraId="107DB586" w14:textId="77777777" w:rsidR="006E2C83" w:rsidRDefault="006E2C83">
      <w:pPr>
        <w:spacing w:line="240" w:lineRule="auto"/>
      </w:pPr>
      <w:r>
        <w:continuationSeparator/>
      </w:r>
    </w:p>
  </w:endnote>
  <w:endnote w:type="continuationNotice" w:id="1">
    <w:p w14:paraId="238BEC57" w14:textId="77777777" w:rsidR="006E2C83" w:rsidRDefault="006E2C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0850388"/>
      <w:docPartObj>
        <w:docPartGallery w:val="Page Numbers (Bottom of Page)"/>
        <w:docPartUnique/>
      </w:docPartObj>
    </w:sdtPr>
    <w:sdtEndPr>
      <w:rPr>
        <w:noProof/>
      </w:rPr>
    </w:sdtEndPr>
    <w:sdtContent>
      <w:p w14:paraId="0768A0B8" w14:textId="75819495" w:rsidR="00F06994" w:rsidRDefault="00F069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E3078C" w14:textId="77777777" w:rsidR="00F06994" w:rsidRDefault="00F069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ADFA73" w14:textId="77777777" w:rsidR="006E2C83" w:rsidRDefault="006E2C83">
      <w:pPr>
        <w:spacing w:after="0"/>
      </w:pPr>
      <w:r>
        <w:separator/>
      </w:r>
    </w:p>
  </w:footnote>
  <w:footnote w:type="continuationSeparator" w:id="0">
    <w:p w14:paraId="18EB239B" w14:textId="77777777" w:rsidR="006E2C83" w:rsidRDefault="006E2C83">
      <w:pPr>
        <w:spacing w:after="0"/>
      </w:pPr>
      <w:r>
        <w:continuationSeparator/>
      </w:r>
    </w:p>
  </w:footnote>
  <w:footnote w:type="continuationNotice" w:id="1">
    <w:p w14:paraId="1667DBD4" w14:textId="77777777" w:rsidR="006E2C83" w:rsidRDefault="006E2C8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121B2"/>
    <w:multiLevelType w:val="multilevel"/>
    <w:tmpl w:val="B91C1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E2198"/>
    <w:multiLevelType w:val="multilevel"/>
    <w:tmpl w:val="02B8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D0CDE"/>
    <w:multiLevelType w:val="multilevel"/>
    <w:tmpl w:val="ACF24F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9653A7"/>
    <w:multiLevelType w:val="multilevel"/>
    <w:tmpl w:val="FA426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492085"/>
    <w:multiLevelType w:val="multilevel"/>
    <w:tmpl w:val="8A14B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1F0D90"/>
    <w:multiLevelType w:val="hybridMultilevel"/>
    <w:tmpl w:val="B71E7B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8D4DCF"/>
    <w:multiLevelType w:val="multilevel"/>
    <w:tmpl w:val="73C03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C320D0"/>
    <w:multiLevelType w:val="multilevel"/>
    <w:tmpl w:val="0020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A20689"/>
    <w:multiLevelType w:val="hybridMultilevel"/>
    <w:tmpl w:val="ABFEC2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62D54C7"/>
    <w:multiLevelType w:val="multilevel"/>
    <w:tmpl w:val="5C129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3B6254"/>
    <w:multiLevelType w:val="multilevel"/>
    <w:tmpl w:val="14EAC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5869FE"/>
    <w:multiLevelType w:val="hybridMultilevel"/>
    <w:tmpl w:val="8F486338"/>
    <w:lvl w:ilvl="0" w:tplc="60448534">
      <w:start w:val="1"/>
      <w:numFmt w:val="decimal"/>
      <w:lvlText w:val="%1."/>
      <w:lvlJc w:val="left"/>
      <w:pPr>
        <w:ind w:left="3195" w:hanging="360"/>
      </w:pPr>
      <w:rPr>
        <w:rFonts w:hint="default"/>
        <w:b/>
      </w:rPr>
    </w:lvl>
    <w:lvl w:ilvl="1" w:tplc="40090019" w:tentative="1">
      <w:start w:val="1"/>
      <w:numFmt w:val="lowerLetter"/>
      <w:lvlText w:val="%2."/>
      <w:lvlJc w:val="left"/>
      <w:pPr>
        <w:ind w:left="3915" w:hanging="360"/>
      </w:pPr>
    </w:lvl>
    <w:lvl w:ilvl="2" w:tplc="4009001B" w:tentative="1">
      <w:start w:val="1"/>
      <w:numFmt w:val="lowerRoman"/>
      <w:lvlText w:val="%3."/>
      <w:lvlJc w:val="right"/>
      <w:pPr>
        <w:ind w:left="4635" w:hanging="180"/>
      </w:pPr>
    </w:lvl>
    <w:lvl w:ilvl="3" w:tplc="4009000F" w:tentative="1">
      <w:start w:val="1"/>
      <w:numFmt w:val="decimal"/>
      <w:lvlText w:val="%4."/>
      <w:lvlJc w:val="left"/>
      <w:pPr>
        <w:ind w:left="5355" w:hanging="360"/>
      </w:pPr>
    </w:lvl>
    <w:lvl w:ilvl="4" w:tplc="40090019" w:tentative="1">
      <w:start w:val="1"/>
      <w:numFmt w:val="lowerLetter"/>
      <w:lvlText w:val="%5."/>
      <w:lvlJc w:val="left"/>
      <w:pPr>
        <w:ind w:left="6075" w:hanging="360"/>
      </w:pPr>
    </w:lvl>
    <w:lvl w:ilvl="5" w:tplc="4009001B" w:tentative="1">
      <w:start w:val="1"/>
      <w:numFmt w:val="lowerRoman"/>
      <w:lvlText w:val="%6."/>
      <w:lvlJc w:val="right"/>
      <w:pPr>
        <w:ind w:left="6795" w:hanging="180"/>
      </w:pPr>
    </w:lvl>
    <w:lvl w:ilvl="6" w:tplc="4009000F" w:tentative="1">
      <w:start w:val="1"/>
      <w:numFmt w:val="decimal"/>
      <w:lvlText w:val="%7."/>
      <w:lvlJc w:val="left"/>
      <w:pPr>
        <w:ind w:left="7515" w:hanging="360"/>
      </w:pPr>
    </w:lvl>
    <w:lvl w:ilvl="7" w:tplc="40090019" w:tentative="1">
      <w:start w:val="1"/>
      <w:numFmt w:val="lowerLetter"/>
      <w:lvlText w:val="%8."/>
      <w:lvlJc w:val="left"/>
      <w:pPr>
        <w:ind w:left="8235" w:hanging="360"/>
      </w:pPr>
    </w:lvl>
    <w:lvl w:ilvl="8" w:tplc="4009001B" w:tentative="1">
      <w:start w:val="1"/>
      <w:numFmt w:val="lowerRoman"/>
      <w:lvlText w:val="%9."/>
      <w:lvlJc w:val="right"/>
      <w:pPr>
        <w:ind w:left="8955" w:hanging="180"/>
      </w:pPr>
    </w:lvl>
  </w:abstractNum>
  <w:abstractNum w:abstractNumId="12" w15:restartNumberingAfterBreak="0">
    <w:nsid w:val="35303E3B"/>
    <w:multiLevelType w:val="multilevel"/>
    <w:tmpl w:val="522CB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6D488B"/>
    <w:multiLevelType w:val="multilevel"/>
    <w:tmpl w:val="9A10B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1005F9"/>
    <w:multiLevelType w:val="multilevel"/>
    <w:tmpl w:val="8A86A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6A04F8"/>
    <w:multiLevelType w:val="multilevel"/>
    <w:tmpl w:val="A37C3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142119"/>
    <w:multiLevelType w:val="multilevel"/>
    <w:tmpl w:val="E0FA6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E7748D"/>
    <w:multiLevelType w:val="multilevel"/>
    <w:tmpl w:val="1F1A8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7F0CF8"/>
    <w:multiLevelType w:val="multilevel"/>
    <w:tmpl w:val="6D8AD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E62750"/>
    <w:multiLevelType w:val="multilevel"/>
    <w:tmpl w:val="CCB0F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0D5E9E"/>
    <w:multiLevelType w:val="multilevel"/>
    <w:tmpl w:val="24A8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764835"/>
    <w:multiLevelType w:val="multilevel"/>
    <w:tmpl w:val="B0B6C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6418F1"/>
    <w:multiLevelType w:val="multilevel"/>
    <w:tmpl w:val="FD02FC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726DB1"/>
    <w:multiLevelType w:val="multilevel"/>
    <w:tmpl w:val="CE4C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9E2214"/>
    <w:multiLevelType w:val="multilevel"/>
    <w:tmpl w:val="483EE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0B4896"/>
    <w:multiLevelType w:val="multilevel"/>
    <w:tmpl w:val="EF205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3B7A6A"/>
    <w:multiLevelType w:val="hybridMultilevel"/>
    <w:tmpl w:val="5BBA6F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6F2675D"/>
    <w:multiLevelType w:val="multilevel"/>
    <w:tmpl w:val="653C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436183"/>
    <w:multiLevelType w:val="multilevel"/>
    <w:tmpl w:val="50D0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421981"/>
    <w:multiLevelType w:val="multilevel"/>
    <w:tmpl w:val="3CC0E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3634587">
    <w:abstractNumId w:val="5"/>
  </w:num>
  <w:num w:numId="2" w16cid:durableId="412050392">
    <w:abstractNumId w:val="26"/>
  </w:num>
  <w:num w:numId="3" w16cid:durableId="520583399">
    <w:abstractNumId w:val="28"/>
  </w:num>
  <w:num w:numId="4" w16cid:durableId="2103448280">
    <w:abstractNumId w:val="16"/>
  </w:num>
  <w:num w:numId="5" w16cid:durableId="1853836460">
    <w:abstractNumId w:val="13"/>
  </w:num>
  <w:num w:numId="6" w16cid:durableId="1137797538">
    <w:abstractNumId w:val="20"/>
  </w:num>
  <w:num w:numId="7" w16cid:durableId="1921479148">
    <w:abstractNumId w:val="7"/>
  </w:num>
  <w:num w:numId="8" w16cid:durableId="756823862">
    <w:abstractNumId w:val="0"/>
  </w:num>
  <w:num w:numId="9" w16cid:durableId="664627049">
    <w:abstractNumId w:val="29"/>
  </w:num>
  <w:num w:numId="10" w16cid:durableId="126558053">
    <w:abstractNumId w:val="25"/>
  </w:num>
  <w:num w:numId="11" w16cid:durableId="2050955510">
    <w:abstractNumId w:val="19"/>
  </w:num>
  <w:num w:numId="12" w16cid:durableId="2040741311">
    <w:abstractNumId w:val="9"/>
  </w:num>
  <w:num w:numId="13" w16cid:durableId="1590238626">
    <w:abstractNumId w:val="27"/>
  </w:num>
  <w:num w:numId="14" w16cid:durableId="301235339">
    <w:abstractNumId w:val="4"/>
  </w:num>
  <w:num w:numId="15" w16cid:durableId="1037705426">
    <w:abstractNumId w:val="10"/>
  </w:num>
  <w:num w:numId="16" w16cid:durableId="992219889">
    <w:abstractNumId w:val="15"/>
  </w:num>
  <w:num w:numId="17" w16cid:durableId="1994021214">
    <w:abstractNumId w:val="8"/>
  </w:num>
  <w:num w:numId="18" w16cid:durableId="660042253">
    <w:abstractNumId w:val="11"/>
  </w:num>
  <w:num w:numId="19" w16cid:durableId="1612783684">
    <w:abstractNumId w:val="21"/>
  </w:num>
  <w:num w:numId="20" w16cid:durableId="353262836">
    <w:abstractNumId w:val="6"/>
  </w:num>
  <w:num w:numId="21" w16cid:durableId="519008052">
    <w:abstractNumId w:val="14"/>
  </w:num>
  <w:num w:numId="22" w16cid:durableId="1401444656">
    <w:abstractNumId w:val="23"/>
  </w:num>
  <w:num w:numId="23" w16cid:durableId="55977596">
    <w:abstractNumId w:val="18"/>
  </w:num>
  <w:num w:numId="24" w16cid:durableId="1538467924">
    <w:abstractNumId w:val="24"/>
  </w:num>
  <w:num w:numId="25" w16cid:durableId="38553904">
    <w:abstractNumId w:val="22"/>
  </w:num>
  <w:num w:numId="26" w16cid:durableId="92558170">
    <w:abstractNumId w:val="2"/>
  </w:num>
  <w:num w:numId="27" w16cid:durableId="247691385">
    <w:abstractNumId w:val="17"/>
  </w:num>
  <w:num w:numId="28" w16cid:durableId="1528835495">
    <w:abstractNumId w:val="1"/>
  </w:num>
  <w:num w:numId="29" w16cid:durableId="1133910060">
    <w:abstractNumId w:val="3"/>
  </w:num>
  <w:num w:numId="30" w16cid:durableId="2049836079">
    <w:abstractNumId w:val="12"/>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icrosoft Word">
    <w15:presenceInfo w15:providerId="None" w15:userId="Microsoft Wo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4884"/>
    <w:rsid w:val="00000A7E"/>
    <w:rsid w:val="000175D7"/>
    <w:rsid w:val="00031FA0"/>
    <w:rsid w:val="00042BCB"/>
    <w:rsid w:val="000475E8"/>
    <w:rsid w:val="00054096"/>
    <w:rsid w:val="0006569D"/>
    <w:rsid w:val="00076F43"/>
    <w:rsid w:val="000809E4"/>
    <w:rsid w:val="00085B2E"/>
    <w:rsid w:val="000B24C9"/>
    <w:rsid w:val="000F1EB3"/>
    <w:rsid w:val="000F51B5"/>
    <w:rsid w:val="000F5893"/>
    <w:rsid w:val="00101A39"/>
    <w:rsid w:val="00103E23"/>
    <w:rsid w:val="001077B7"/>
    <w:rsid w:val="00113B41"/>
    <w:rsid w:val="001323A0"/>
    <w:rsid w:val="00153E93"/>
    <w:rsid w:val="00162683"/>
    <w:rsid w:val="0019155F"/>
    <w:rsid w:val="00196F49"/>
    <w:rsid w:val="001A4E13"/>
    <w:rsid w:val="001A61AE"/>
    <w:rsid w:val="001B09F9"/>
    <w:rsid w:val="001C08A2"/>
    <w:rsid w:val="001D7077"/>
    <w:rsid w:val="001F07BF"/>
    <w:rsid w:val="002065AF"/>
    <w:rsid w:val="00235CDE"/>
    <w:rsid w:val="002426D7"/>
    <w:rsid w:val="00263B9B"/>
    <w:rsid w:val="00264884"/>
    <w:rsid w:val="00266CAB"/>
    <w:rsid w:val="002826DF"/>
    <w:rsid w:val="002852CB"/>
    <w:rsid w:val="00291FE9"/>
    <w:rsid w:val="0029349F"/>
    <w:rsid w:val="002A54A3"/>
    <w:rsid w:val="002B5934"/>
    <w:rsid w:val="002B6E9B"/>
    <w:rsid w:val="002C07FF"/>
    <w:rsid w:val="002D2EAE"/>
    <w:rsid w:val="002D7A1D"/>
    <w:rsid w:val="002E0FE6"/>
    <w:rsid w:val="002E2151"/>
    <w:rsid w:val="002E5CF4"/>
    <w:rsid w:val="002F0097"/>
    <w:rsid w:val="002F0CD9"/>
    <w:rsid w:val="003114A7"/>
    <w:rsid w:val="003248FE"/>
    <w:rsid w:val="0032556E"/>
    <w:rsid w:val="00340AF9"/>
    <w:rsid w:val="00341D02"/>
    <w:rsid w:val="003529AB"/>
    <w:rsid w:val="003656EA"/>
    <w:rsid w:val="00374151"/>
    <w:rsid w:val="00376CAB"/>
    <w:rsid w:val="003819CA"/>
    <w:rsid w:val="00395C6C"/>
    <w:rsid w:val="003A00E7"/>
    <w:rsid w:val="003B0B50"/>
    <w:rsid w:val="003B1A60"/>
    <w:rsid w:val="003D072F"/>
    <w:rsid w:val="003D2659"/>
    <w:rsid w:val="003D2DE7"/>
    <w:rsid w:val="003F3D31"/>
    <w:rsid w:val="003F4589"/>
    <w:rsid w:val="00413EFF"/>
    <w:rsid w:val="0041402F"/>
    <w:rsid w:val="00417402"/>
    <w:rsid w:val="00421D24"/>
    <w:rsid w:val="00423410"/>
    <w:rsid w:val="0043262B"/>
    <w:rsid w:val="00437CBE"/>
    <w:rsid w:val="004464B4"/>
    <w:rsid w:val="00452D02"/>
    <w:rsid w:val="00457F2B"/>
    <w:rsid w:val="00465637"/>
    <w:rsid w:val="004829E7"/>
    <w:rsid w:val="004877A7"/>
    <w:rsid w:val="004B39A2"/>
    <w:rsid w:val="004D12CB"/>
    <w:rsid w:val="004D36A1"/>
    <w:rsid w:val="004D5A1F"/>
    <w:rsid w:val="004F2016"/>
    <w:rsid w:val="004F4E04"/>
    <w:rsid w:val="00514B36"/>
    <w:rsid w:val="005151DE"/>
    <w:rsid w:val="00527702"/>
    <w:rsid w:val="00530454"/>
    <w:rsid w:val="005318AA"/>
    <w:rsid w:val="00545868"/>
    <w:rsid w:val="00551ED5"/>
    <w:rsid w:val="005561BC"/>
    <w:rsid w:val="0056420A"/>
    <w:rsid w:val="00567519"/>
    <w:rsid w:val="00570B06"/>
    <w:rsid w:val="00573BA4"/>
    <w:rsid w:val="00575A3E"/>
    <w:rsid w:val="005768E3"/>
    <w:rsid w:val="005773F7"/>
    <w:rsid w:val="005853B0"/>
    <w:rsid w:val="005A2408"/>
    <w:rsid w:val="005A533C"/>
    <w:rsid w:val="005B74B3"/>
    <w:rsid w:val="005C45C2"/>
    <w:rsid w:val="005C73E1"/>
    <w:rsid w:val="005D1CA1"/>
    <w:rsid w:val="005D53EC"/>
    <w:rsid w:val="005D6055"/>
    <w:rsid w:val="00606C25"/>
    <w:rsid w:val="00630C1E"/>
    <w:rsid w:val="00637BE8"/>
    <w:rsid w:val="00641CA0"/>
    <w:rsid w:val="0065606F"/>
    <w:rsid w:val="00662D37"/>
    <w:rsid w:val="00670288"/>
    <w:rsid w:val="006760B3"/>
    <w:rsid w:val="00681FC2"/>
    <w:rsid w:val="00682575"/>
    <w:rsid w:val="006832A6"/>
    <w:rsid w:val="00694E12"/>
    <w:rsid w:val="006D0061"/>
    <w:rsid w:val="006D7FB6"/>
    <w:rsid w:val="006E2C83"/>
    <w:rsid w:val="006F1832"/>
    <w:rsid w:val="00714013"/>
    <w:rsid w:val="00760A0D"/>
    <w:rsid w:val="00771828"/>
    <w:rsid w:val="00776CBE"/>
    <w:rsid w:val="007C6407"/>
    <w:rsid w:val="007D1BF9"/>
    <w:rsid w:val="007E3DA9"/>
    <w:rsid w:val="007E787C"/>
    <w:rsid w:val="007E7CCD"/>
    <w:rsid w:val="007F2AAB"/>
    <w:rsid w:val="007F2DFE"/>
    <w:rsid w:val="00817919"/>
    <w:rsid w:val="00821FE4"/>
    <w:rsid w:val="00823143"/>
    <w:rsid w:val="008270D1"/>
    <w:rsid w:val="00831921"/>
    <w:rsid w:val="00842646"/>
    <w:rsid w:val="008441BB"/>
    <w:rsid w:val="00846CA1"/>
    <w:rsid w:val="0085076C"/>
    <w:rsid w:val="00855F26"/>
    <w:rsid w:val="008577CB"/>
    <w:rsid w:val="00865992"/>
    <w:rsid w:val="00890849"/>
    <w:rsid w:val="00897EFC"/>
    <w:rsid w:val="008B546F"/>
    <w:rsid w:val="008C2099"/>
    <w:rsid w:val="008E0F68"/>
    <w:rsid w:val="008E2ECC"/>
    <w:rsid w:val="00905DC3"/>
    <w:rsid w:val="00906B69"/>
    <w:rsid w:val="009133F7"/>
    <w:rsid w:val="00924F36"/>
    <w:rsid w:val="009266DD"/>
    <w:rsid w:val="009309EF"/>
    <w:rsid w:val="00937C34"/>
    <w:rsid w:val="0095300A"/>
    <w:rsid w:val="00994A4B"/>
    <w:rsid w:val="00996433"/>
    <w:rsid w:val="0099693C"/>
    <w:rsid w:val="009B4A01"/>
    <w:rsid w:val="009C03AC"/>
    <w:rsid w:val="009D2382"/>
    <w:rsid w:val="009D2ABE"/>
    <w:rsid w:val="009E5EDA"/>
    <w:rsid w:val="00A0023B"/>
    <w:rsid w:val="00A24559"/>
    <w:rsid w:val="00A3608B"/>
    <w:rsid w:val="00A36B39"/>
    <w:rsid w:val="00A46B37"/>
    <w:rsid w:val="00A56EE6"/>
    <w:rsid w:val="00A72EEA"/>
    <w:rsid w:val="00A73702"/>
    <w:rsid w:val="00AA0B53"/>
    <w:rsid w:val="00AB5758"/>
    <w:rsid w:val="00AD6AFE"/>
    <w:rsid w:val="00AE25A0"/>
    <w:rsid w:val="00AE5C9F"/>
    <w:rsid w:val="00AF1DD2"/>
    <w:rsid w:val="00AF3AE9"/>
    <w:rsid w:val="00AF4498"/>
    <w:rsid w:val="00B05867"/>
    <w:rsid w:val="00B14305"/>
    <w:rsid w:val="00B55533"/>
    <w:rsid w:val="00B62A63"/>
    <w:rsid w:val="00B63F6E"/>
    <w:rsid w:val="00B717F1"/>
    <w:rsid w:val="00B71D11"/>
    <w:rsid w:val="00B77391"/>
    <w:rsid w:val="00B84B27"/>
    <w:rsid w:val="00BA29DD"/>
    <w:rsid w:val="00BC005E"/>
    <w:rsid w:val="00BC4984"/>
    <w:rsid w:val="00BC6735"/>
    <w:rsid w:val="00BD38E5"/>
    <w:rsid w:val="00BD580F"/>
    <w:rsid w:val="00BE3334"/>
    <w:rsid w:val="00BF2996"/>
    <w:rsid w:val="00C45BF0"/>
    <w:rsid w:val="00C62571"/>
    <w:rsid w:val="00CA3C8D"/>
    <w:rsid w:val="00CB068F"/>
    <w:rsid w:val="00CB3641"/>
    <w:rsid w:val="00CC004F"/>
    <w:rsid w:val="00CD61C2"/>
    <w:rsid w:val="00CE200C"/>
    <w:rsid w:val="00CE4E4D"/>
    <w:rsid w:val="00CF5D28"/>
    <w:rsid w:val="00D05F32"/>
    <w:rsid w:val="00D24FF1"/>
    <w:rsid w:val="00D303DD"/>
    <w:rsid w:val="00D31736"/>
    <w:rsid w:val="00D41F64"/>
    <w:rsid w:val="00D504E6"/>
    <w:rsid w:val="00D6275B"/>
    <w:rsid w:val="00D64E9B"/>
    <w:rsid w:val="00D83BC5"/>
    <w:rsid w:val="00D86A15"/>
    <w:rsid w:val="00DA1C96"/>
    <w:rsid w:val="00DA5D1A"/>
    <w:rsid w:val="00DA6085"/>
    <w:rsid w:val="00DB3BA3"/>
    <w:rsid w:val="00DB5F52"/>
    <w:rsid w:val="00DC0350"/>
    <w:rsid w:val="00DC16F6"/>
    <w:rsid w:val="00DD09CB"/>
    <w:rsid w:val="00DE766D"/>
    <w:rsid w:val="00E07CED"/>
    <w:rsid w:val="00E11780"/>
    <w:rsid w:val="00E21823"/>
    <w:rsid w:val="00E32258"/>
    <w:rsid w:val="00E4726D"/>
    <w:rsid w:val="00E47EC3"/>
    <w:rsid w:val="00E712FC"/>
    <w:rsid w:val="00E7139B"/>
    <w:rsid w:val="00E9427E"/>
    <w:rsid w:val="00E97B9E"/>
    <w:rsid w:val="00EA2479"/>
    <w:rsid w:val="00EA744F"/>
    <w:rsid w:val="00EC0BE0"/>
    <w:rsid w:val="00EF1BE9"/>
    <w:rsid w:val="00EF4EAA"/>
    <w:rsid w:val="00EF6D09"/>
    <w:rsid w:val="00F00D05"/>
    <w:rsid w:val="00F06994"/>
    <w:rsid w:val="00F14545"/>
    <w:rsid w:val="00F26DD5"/>
    <w:rsid w:val="00F5458F"/>
    <w:rsid w:val="00F80AF2"/>
    <w:rsid w:val="00F90F9B"/>
    <w:rsid w:val="00FC12AF"/>
    <w:rsid w:val="00FD7307"/>
    <w:rsid w:val="00FE3983"/>
    <w:rsid w:val="7F2C25A1"/>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3B10610"/>
  <w15:docId w15:val="{637D7B02-AEC4-4E45-9D12-78C7CF5B8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IN" w:eastAsia="en-IN" w:bidi="mr-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bidi="ar-SA"/>
      <w14:ligatures w14:val="standardContextual"/>
    </w:rPr>
  </w:style>
  <w:style w:type="paragraph" w:styleId="Heading1">
    <w:name w:val="heading 1"/>
    <w:basedOn w:val="Normal"/>
    <w:next w:val="Normal"/>
    <w:link w:val="Heading1Char"/>
    <w:uiPriority w:val="9"/>
    <w:qFormat/>
    <w:rsid w:val="00897E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458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pPr>
      <w:widowControl w:val="0"/>
      <w:autoSpaceDE w:val="0"/>
      <w:autoSpaceDN w:val="0"/>
      <w:spacing w:after="0" w:line="240" w:lineRule="auto"/>
      <w:ind w:left="5" w:right="103"/>
      <w:jc w:val="center"/>
      <w:outlineLvl w:val="2"/>
    </w:pPr>
    <w:rPr>
      <w:rFonts w:ascii="Times New Roman" w:eastAsia="Times New Roman" w:hAnsi="Times New Roman" w:cs="Times New Roman"/>
      <w:kern w:val="0"/>
      <w:sz w:val="28"/>
      <w:szCs w:val="28"/>
      <w:lang w:val="en-US"/>
      <w14:ligatures w14:val="none"/>
    </w:rPr>
  </w:style>
  <w:style w:type="paragraph" w:styleId="Heading4">
    <w:name w:val="heading 4"/>
    <w:basedOn w:val="Normal"/>
    <w:next w:val="Normal"/>
    <w:link w:val="Heading4Char"/>
    <w:uiPriority w:val="9"/>
    <w:semiHidden/>
    <w:unhideWhenUsed/>
    <w:qFormat/>
    <w:rsid w:val="00F00D0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semiHidden/>
    <w:unhideWhenUsed/>
    <w:rPr>
      <w:sz w:val="24"/>
      <w:szCs w:val="24"/>
    </w:rPr>
  </w:style>
  <w:style w:type="paragraph" w:styleId="TOC1">
    <w:name w:val="toc 1"/>
    <w:next w:val="Normal"/>
    <w:uiPriority w:val="39"/>
    <w:unhideWhenUsed/>
    <w:pPr>
      <w:widowControl w:val="0"/>
      <w:autoSpaceDE w:val="0"/>
      <w:autoSpaceDN w:val="0"/>
      <w:spacing w:before="552"/>
      <w:ind w:left="100"/>
    </w:pPr>
    <w:rPr>
      <w:rFonts w:ascii="Times New Roman" w:eastAsia="Times New Roman" w:hAnsi="Times New Roman" w:cs="Mangal"/>
      <w:b/>
      <w:bCs/>
      <w:sz w:val="24"/>
      <w:szCs w:val="24"/>
      <w:lang w:val="en-US" w:eastAsia="zh-CN"/>
    </w:rPr>
  </w:style>
  <w:style w:type="paragraph" w:styleId="TOC2">
    <w:name w:val="toc 2"/>
    <w:next w:val="Normal"/>
    <w:uiPriority w:val="39"/>
    <w:unhideWhenUsed/>
    <w:pPr>
      <w:widowControl w:val="0"/>
      <w:autoSpaceDE w:val="0"/>
      <w:autoSpaceDN w:val="0"/>
      <w:spacing w:before="137"/>
      <w:ind w:left="1180" w:hanging="360"/>
    </w:pPr>
    <w:rPr>
      <w:rFonts w:ascii="Times New Roman" w:eastAsia="Times New Roman" w:hAnsi="Times New Roman" w:cs="Mangal"/>
      <w:sz w:val="24"/>
      <w:szCs w:val="24"/>
      <w:lang w:val="en-US" w:eastAsia="zh-CN"/>
    </w:rPr>
  </w:style>
  <w:style w:type="character" w:customStyle="1" w:styleId="BodyTextChar">
    <w:name w:val="Body Text Char"/>
    <w:basedOn w:val="DefaultParagraphFont"/>
    <w:link w:val="BodyText"/>
    <w:uiPriority w:val="1"/>
    <w:rPr>
      <w:rFonts w:ascii="Times New Roman" w:eastAsia="Times New Roman" w:hAnsi="Times New Roman" w:cs="Times New Roman"/>
      <w:kern w:val="0"/>
      <w:sz w:val="24"/>
      <w:szCs w:val="24"/>
      <w:lang w:val="en-US"/>
      <w14:ligatures w14:val="none"/>
    </w:rPr>
  </w:style>
  <w:style w:type="character" w:customStyle="1" w:styleId="Heading3Char">
    <w:name w:val="Heading 3 Char"/>
    <w:basedOn w:val="DefaultParagraphFont"/>
    <w:link w:val="Heading3"/>
    <w:uiPriority w:val="9"/>
    <w:rPr>
      <w:rFonts w:ascii="Times New Roman" w:eastAsia="Times New Roman" w:hAnsi="Times New Roman" w:cs="Times New Roman"/>
      <w:kern w:val="0"/>
      <w:sz w:val="28"/>
      <w:szCs w:val="28"/>
      <w:lang w:val="en-US"/>
      <w14:ligatures w14:val="none"/>
    </w:rPr>
  </w:style>
  <w:style w:type="paragraph" w:styleId="Header">
    <w:name w:val="header"/>
    <w:basedOn w:val="Normal"/>
    <w:link w:val="HeaderChar"/>
    <w:uiPriority w:val="99"/>
    <w:unhideWhenUsed/>
    <w:rsid w:val="00DA1C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1C96"/>
    <w:rPr>
      <w:rFonts w:asciiTheme="minorHAnsi" w:eastAsiaTheme="minorHAnsi" w:hAnsiTheme="minorHAnsi" w:cstheme="minorBidi"/>
      <w:kern w:val="2"/>
      <w:sz w:val="22"/>
      <w:szCs w:val="22"/>
      <w:lang w:eastAsia="en-US" w:bidi="ar-SA"/>
      <w14:ligatures w14:val="standardContextual"/>
    </w:rPr>
  </w:style>
  <w:style w:type="paragraph" w:styleId="Footer">
    <w:name w:val="footer"/>
    <w:basedOn w:val="Normal"/>
    <w:link w:val="FooterChar"/>
    <w:uiPriority w:val="99"/>
    <w:unhideWhenUsed/>
    <w:rsid w:val="00DA1C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1C96"/>
    <w:rPr>
      <w:rFonts w:asciiTheme="minorHAnsi" w:eastAsiaTheme="minorHAnsi" w:hAnsiTheme="minorHAnsi" w:cstheme="minorBidi"/>
      <w:kern w:val="2"/>
      <w:sz w:val="22"/>
      <w:szCs w:val="22"/>
      <w:lang w:eastAsia="en-US" w:bidi="ar-SA"/>
      <w14:ligatures w14:val="standardContextual"/>
    </w:rPr>
  </w:style>
  <w:style w:type="character" w:customStyle="1" w:styleId="Heading1Char">
    <w:name w:val="Heading 1 Char"/>
    <w:basedOn w:val="DefaultParagraphFont"/>
    <w:link w:val="Heading1"/>
    <w:uiPriority w:val="9"/>
    <w:rsid w:val="00897EFC"/>
    <w:rPr>
      <w:rFonts w:asciiTheme="majorHAnsi" w:eastAsiaTheme="majorEastAsia" w:hAnsiTheme="majorHAnsi" w:cstheme="majorBidi"/>
      <w:color w:val="2F5496" w:themeColor="accent1" w:themeShade="BF"/>
      <w:kern w:val="2"/>
      <w:sz w:val="32"/>
      <w:szCs w:val="32"/>
      <w:lang w:eastAsia="en-US" w:bidi="ar-SA"/>
      <w14:ligatures w14:val="standardContextual"/>
    </w:rPr>
  </w:style>
  <w:style w:type="character" w:customStyle="1" w:styleId="Heading2Char">
    <w:name w:val="Heading 2 Char"/>
    <w:basedOn w:val="DefaultParagraphFont"/>
    <w:link w:val="Heading2"/>
    <w:uiPriority w:val="9"/>
    <w:semiHidden/>
    <w:rsid w:val="00545868"/>
    <w:rPr>
      <w:rFonts w:asciiTheme="majorHAnsi" w:eastAsiaTheme="majorEastAsia" w:hAnsiTheme="majorHAnsi" w:cstheme="majorBidi"/>
      <w:color w:val="2F5496" w:themeColor="accent1" w:themeShade="BF"/>
      <w:kern w:val="2"/>
      <w:sz w:val="26"/>
      <w:szCs w:val="26"/>
      <w:lang w:eastAsia="en-US" w:bidi="ar-SA"/>
      <w14:ligatures w14:val="standardContextual"/>
    </w:rPr>
  </w:style>
  <w:style w:type="character" w:customStyle="1" w:styleId="Heading4Char">
    <w:name w:val="Heading 4 Char"/>
    <w:basedOn w:val="DefaultParagraphFont"/>
    <w:link w:val="Heading4"/>
    <w:uiPriority w:val="9"/>
    <w:semiHidden/>
    <w:rsid w:val="00F00D05"/>
    <w:rPr>
      <w:rFonts w:asciiTheme="majorHAnsi" w:eastAsiaTheme="majorEastAsia" w:hAnsiTheme="majorHAnsi" w:cstheme="majorBidi"/>
      <w:i/>
      <w:iCs/>
      <w:color w:val="2F5496" w:themeColor="accent1" w:themeShade="BF"/>
      <w:kern w:val="2"/>
      <w:sz w:val="22"/>
      <w:szCs w:val="22"/>
      <w:lang w:eastAsia="en-US" w:bidi="ar-SA"/>
      <w14:ligatures w14:val="standardContextual"/>
    </w:rPr>
  </w:style>
  <w:style w:type="paragraph" w:styleId="ListParagraph">
    <w:name w:val="List Paragraph"/>
    <w:basedOn w:val="Normal"/>
    <w:uiPriority w:val="99"/>
    <w:unhideWhenUsed/>
    <w:rsid w:val="003D072F"/>
    <w:pPr>
      <w:ind w:left="720"/>
      <w:contextualSpacing/>
    </w:pPr>
  </w:style>
  <w:style w:type="table" w:styleId="TableGrid">
    <w:name w:val="Table Grid"/>
    <w:basedOn w:val="TableNormal"/>
    <w:uiPriority w:val="39"/>
    <w:rsid w:val="005768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809E4"/>
    <w:rPr>
      <w:color w:val="605E5C"/>
      <w:shd w:val="clear" w:color="auto" w:fill="E1DFDD"/>
    </w:rPr>
  </w:style>
  <w:style w:type="paragraph" w:styleId="Caption">
    <w:name w:val="caption"/>
    <w:basedOn w:val="Normal"/>
    <w:next w:val="Normal"/>
    <w:uiPriority w:val="35"/>
    <w:unhideWhenUsed/>
    <w:qFormat/>
    <w:rsid w:val="00BA29D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11547">
      <w:bodyDiv w:val="1"/>
      <w:marLeft w:val="0"/>
      <w:marRight w:val="0"/>
      <w:marTop w:val="0"/>
      <w:marBottom w:val="0"/>
      <w:divBdr>
        <w:top w:val="none" w:sz="0" w:space="0" w:color="auto"/>
        <w:left w:val="none" w:sz="0" w:space="0" w:color="auto"/>
        <w:bottom w:val="none" w:sz="0" w:space="0" w:color="auto"/>
        <w:right w:val="none" w:sz="0" w:space="0" w:color="auto"/>
      </w:divBdr>
    </w:div>
    <w:div w:id="44067167">
      <w:bodyDiv w:val="1"/>
      <w:marLeft w:val="0"/>
      <w:marRight w:val="0"/>
      <w:marTop w:val="0"/>
      <w:marBottom w:val="0"/>
      <w:divBdr>
        <w:top w:val="none" w:sz="0" w:space="0" w:color="auto"/>
        <w:left w:val="none" w:sz="0" w:space="0" w:color="auto"/>
        <w:bottom w:val="none" w:sz="0" w:space="0" w:color="auto"/>
        <w:right w:val="none" w:sz="0" w:space="0" w:color="auto"/>
      </w:divBdr>
    </w:div>
    <w:div w:id="46759662">
      <w:bodyDiv w:val="1"/>
      <w:marLeft w:val="0"/>
      <w:marRight w:val="0"/>
      <w:marTop w:val="0"/>
      <w:marBottom w:val="0"/>
      <w:divBdr>
        <w:top w:val="none" w:sz="0" w:space="0" w:color="auto"/>
        <w:left w:val="none" w:sz="0" w:space="0" w:color="auto"/>
        <w:bottom w:val="none" w:sz="0" w:space="0" w:color="auto"/>
        <w:right w:val="none" w:sz="0" w:space="0" w:color="auto"/>
      </w:divBdr>
    </w:div>
    <w:div w:id="69696366">
      <w:bodyDiv w:val="1"/>
      <w:marLeft w:val="0"/>
      <w:marRight w:val="0"/>
      <w:marTop w:val="0"/>
      <w:marBottom w:val="0"/>
      <w:divBdr>
        <w:top w:val="none" w:sz="0" w:space="0" w:color="auto"/>
        <w:left w:val="none" w:sz="0" w:space="0" w:color="auto"/>
        <w:bottom w:val="none" w:sz="0" w:space="0" w:color="auto"/>
        <w:right w:val="none" w:sz="0" w:space="0" w:color="auto"/>
      </w:divBdr>
    </w:div>
    <w:div w:id="75127781">
      <w:bodyDiv w:val="1"/>
      <w:marLeft w:val="0"/>
      <w:marRight w:val="0"/>
      <w:marTop w:val="0"/>
      <w:marBottom w:val="0"/>
      <w:divBdr>
        <w:top w:val="none" w:sz="0" w:space="0" w:color="auto"/>
        <w:left w:val="none" w:sz="0" w:space="0" w:color="auto"/>
        <w:bottom w:val="none" w:sz="0" w:space="0" w:color="auto"/>
        <w:right w:val="none" w:sz="0" w:space="0" w:color="auto"/>
      </w:divBdr>
    </w:div>
    <w:div w:id="75131810">
      <w:bodyDiv w:val="1"/>
      <w:marLeft w:val="0"/>
      <w:marRight w:val="0"/>
      <w:marTop w:val="0"/>
      <w:marBottom w:val="0"/>
      <w:divBdr>
        <w:top w:val="none" w:sz="0" w:space="0" w:color="auto"/>
        <w:left w:val="none" w:sz="0" w:space="0" w:color="auto"/>
        <w:bottom w:val="none" w:sz="0" w:space="0" w:color="auto"/>
        <w:right w:val="none" w:sz="0" w:space="0" w:color="auto"/>
      </w:divBdr>
    </w:div>
    <w:div w:id="86273171">
      <w:bodyDiv w:val="1"/>
      <w:marLeft w:val="0"/>
      <w:marRight w:val="0"/>
      <w:marTop w:val="0"/>
      <w:marBottom w:val="0"/>
      <w:divBdr>
        <w:top w:val="none" w:sz="0" w:space="0" w:color="auto"/>
        <w:left w:val="none" w:sz="0" w:space="0" w:color="auto"/>
        <w:bottom w:val="none" w:sz="0" w:space="0" w:color="auto"/>
        <w:right w:val="none" w:sz="0" w:space="0" w:color="auto"/>
      </w:divBdr>
    </w:div>
    <w:div w:id="94716983">
      <w:bodyDiv w:val="1"/>
      <w:marLeft w:val="0"/>
      <w:marRight w:val="0"/>
      <w:marTop w:val="0"/>
      <w:marBottom w:val="0"/>
      <w:divBdr>
        <w:top w:val="none" w:sz="0" w:space="0" w:color="auto"/>
        <w:left w:val="none" w:sz="0" w:space="0" w:color="auto"/>
        <w:bottom w:val="none" w:sz="0" w:space="0" w:color="auto"/>
        <w:right w:val="none" w:sz="0" w:space="0" w:color="auto"/>
      </w:divBdr>
    </w:div>
    <w:div w:id="95054147">
      <w:bodyDiv w:val="1"/>
      <w:marLeft w:val="0"/>
      <w:marRight w:val="0"/>
      <w:marTop w:val="0"/>
      <w:marBottom w:val="0"/>
      <w:divBdr>
        <w:top w:val="none" w:sz="0" w:space="0" w:color="auto"/>
        <w:left w:val="none" w:sz="0" w:space="0" w:color="auto"/>
        <w:bottom w:val="none" w:sz="0" w:space="0" w:color="auto"/>
        <w:right w:val="none" w:sz="0" w:space="0" w:color="auto"/>
      </w:divBdr>
    </w:div>
    <w:div w:id="130683603">
      <w:bodyDiv w:val="1"/>
      <w:marLeft w:val="0"/>
      <w:marRight w:val="0"/>
      <w:marTop w:val="0"/>
      <w:marBottom w:val="0"/>
      <w:divBdr>
        <w:top w:val="none" w:sz="0" w:space="0" w:color="auto"/>
        <w:left w:val="none" w:sz="0" w:space="0" w:color="auto"/>
        <w:bottom w:val="none" w:sz="0" w:space="0" w:color="auto"/>
        <w:right w:val="none" w:sz="0" w:space="0" w:color="auto"/>
      </w:divBdr>
    </w:div>
    <w:div w:id="149709963">
      <w:bodyDiv w:val="1"/>
      <w:marLeft w:val="0"/>
      <w:marRight w:val="0"/>
      <w:marTop w:val="0"/>
      <w:marBottom w:val="0"/>
      <w:divBdr>
        <w:top w:val="none" w:sz="0" w:space="0" w:color="auto"/>
        <w:left w:val="none" w:sz="0" w:space="0" w:color="auto"/>
        <w:bottom w:val="none" w:sz="0" w:space="0" w:color="auto"/>
        <w:right w:val="none" w:sz="0" w:space="0" w:color="auto"/>
      </w:divBdr>
    </w:div>
    <w:div w:id="150875690">
      <w:bodyDiv w:val="1"/>
      <w:marLeft w:val="0"/>
      <w:marRight w:val="0"/>
      <w:marTop w:val="0"/>
      <w:marBottom w:val="0"/>
      <w:divBdr>
        <w:top w:val="none" w:sz="0" w:space="0" w:color="auto"/>
        <w:left w:val="none" w:sz="0" w:space="0" w:color="auto"/>
        <w:bottom w:val="none" w:sz="0" w:space="0" w:color="auto"/>
        <w:right w:val="none" w:sz="0" w:space="0" w:color="auto"/>
      </w:divBdr>
    </w:div>
    <w:div w:id="160170252">
      <w:bodyDiv w:val="1"/>
      <w:marLeft w:val="0"/>
      <w:marRight w:val="0"/>
      <w:marTop w:val="0"/>
      <w:marBottom w:val="0"/>
      <w:divBdr>
        <w:top w:val="none" w:sz="0" w:space="0" w:color="auto"/>
        <w:left w:val="none" w:sz="0" w:space="0" w:color="auto"/>
        <w:bottom w:val="none" w:sz="0" w:space="0" w:color="auto"/>
        <w:right w:val="none" w:sz="0" w:space="0" w:color="auto"/>
      </w:divBdr>
    </w:div>
    <w:div w:id="164708816">
      <w:bodyDiv w:val="1"/>
      <w:marLeft w:val="0"/>
      <w:marRight w:val="0"/>
      <w:marTop w:val="0"/>
      <w:marBottom w:val="0"/>
      <w:divBdr>
        <w:top w:val="none" w:sz="0" w:space="0" w:color="auto"/>
        <w:left w:val="none" w:sz="0" w:space="0" w:color="auto"/>
        <w:bottom w:val="none" w:sz="0" w:space="0" w:color="auto"/>
        <w:right w:val="none" w:sz="0" w:space="0" w:color="auto"/>
      </w:divBdr>
    </w:div>
    <w:div w:id="177164463">
      <w:bodyDiv w:val="1"/>
      <w:marLeft w:val="0"/>
      <w:marRight w:val="0"/>
      <w:marTop w:val="0"/>
      <w:marBottom w:val="0"/>
      <w:divBdr>
        <w:top w:val="none" w:sz="0" w:space="0" w:color="auto"/>
        <w:left w:val="none" w:sz="0" w:space="0" w:color="auto"/>
        <w:bottom w:val="none" w:sz="0" w:space="0" w:color="auto"/>
        <w:right w:val="none" w:sz="0" w:space="0" w:color="auto"/>
      </w:divBdr>
    </w:div>
    <w:div w:id="177624146">
      <w:bodyDiv w:val="1"/>
      <w:marLeft w:val="0"/>
      <w:marRight w:val="0"/>
      <w:marTop w:val="0"/>
      <w:marBottom w:val="0"/>
      <w:divBdr>
        <w:top w:val="none" w:sz="0" w:space="0" w:color="auto"/>
        <w:left w:val="none" w:sz="0" w:space="0" w:color="auto"/>
        <w:bottom w:val="none" w:sz="0" w:space="0" w:color="auto"/>
        <w:right w:val="none" w:sz="0" w:space="0" w:color="auto"/>
      </w:divBdr>
    </w:div>
    <w:div w:id="178084182">
      <w:bodyDiv w:val="1"/>
      <w:marLeft w:val="0"/>
      <w:marRight w:val="0"/>
      <w:marTop w:val="0"/>
      <w:marBottom w:val="0"/>
      <w:divBdr>
        <w:top w:val="none" w:sz="0" w:space="0" w:color="auto"/>
        <w:left w:val="none" w:sz="0" w:space="0" w:color="auto"/>
        <w:bottom w:val="none" w:sz="0" w:space="0" w:color="auto"/>
        <w:right w:val="none" w:sz="0" w:space="0" w:color="auto"/>
      </w:divBdr>
    </w:div>
    <w:div w:id="181824037">
      <w:bodyDiv w:val="1"/>
      <w:marLeft w:val="0"/>
      <w:marRight w:val="0"/>
      <w:marTop w:val="0"/>
      <w:marBottom w:val="0"/>
      <w:divBdr>
        <w:top w:val="none" w:sz="0" w:space="0" w:color="auto"/>
        <w:left w:val="none" w:sz="0" w:space="0" w:color="auto"/>
        <w:bottom w:val="none" w:sz="0" w:space="0" w:color="auto"/>
        <w:right w:val="none" w:sz="0" w:space="0" w:color="auto"/>
      </w:divBdr>
    </w:div>
    <w:div w:id="267084360">
      <w:bodyDiv w:val="1"/>
      <w:marLeft w:val="0"/>
      <w:marRight w:val="0"/>
      <w:marTop w:val="0"/>
      <w:marBottom w:val="0"/>
      <w:divBdr>
        <w:top w:val="none" w:sz="0" w:space="0" w:color="auto"/>
        <w:left w:val="none" w:sz="0" w:space="0" w:color="auto"/>
        <w:bottom w:val="none" w:sz="0" w:space="0" w:color="auto"/>
        <w:right w:val="none" w:sz="0" w:space="0" w:color="auto"/>
      </w:divBdr>
    </w:div>
    <w:div w:id="268316964">
      <w:bodyDiv w:val="1"/>
      <w:marLeft w:val="0"/>
      <w:marRight w:val="0"/>
      <w:marTop w:val="0"/>
      <w:marBottom w:val="0"/>
      <w:divBdr>
        <w:top w:val="none" w:sz="0" w:space="0" w:color="auto"/>
        <w:left w:val="none" w:sz="0" w:space="0" w:color="auto"/>
        <w:bottom w:val="none" w:sz="0" w:space="0" w:color="auto"/>
        <w:right w:val="none" w:sz="0" w:space="0" w:color="auto"/>
      </w:divBdr>
    </w:div>
    <w:div w:id="272519594">
      <w:bodyDiv w:val="1"/>
      <w:marLeft w:val="0"/>
      <w:marRight w:val="0"/>
      <w:marTop w:val="0"/>
      <w:marBottom w:val="0"/>
      <w:divBdr>
        <w:top w:val="none" w:sz="0" w:space="0" w:color="auto"/>
        <w:left w:val="none" w:sz="0" w:space="0" w:color="auto"/>
        <w:bottom w:val="none" w:sz="0" w:space="0" w:color="auto"/>
        <w:right w:val="none" w:sz="0" w:space="0" w:color="auto"/>
      </w:divBdr>
    </w:div>
    <w:div w:id="285502672">
      <w:bodyDiv w:val="1"/>
      <w:marLeft w:val="0"/>
      <w:marRight w:val="0"/>
      <w:marTop w:val="0"/>
      <w:marBottom w:val="0"/>
      <w:divBdr>
        <w:top w:val="none" w:sz="0" w:space="0" w:color="auto"/>
        <w:left w:val="none" w:sz="0" w:space="0" w:color="auto"/>
        <w:bottom w:val="none" w:sz="0" w:space="0" w:color="auto"/>
        <w:right w:val="none" w:sz="0" w:space="0" w:color="auto"/>
      </w:divBdr>
    </w:div>
    <w:div w:id="328797004">
      <w:bodyDiv w:val="1"/>
      <w:marLeft w:val="0"/>
      <w:marRight w:val="0"/>
      <w:marTop w:val="0"/>
      <w:marBottom w:val="0"/>
      <w:divBdr>
        <w:top w:val="none" w:sz="0" w:space="0" w:color="auto"/>
        <w:left w:val="none" w:sz="0" w:space="0" w:color="auto"/>
        <w:bottom w:val="none" w:sz="0" w:space="0" w:color="auto"/>
        <w:right w:val="none" w:sz="0" w:space="0" w:color="auto"/>
      </w:divBdr>
    </w:div>
    <w:div w:id="329985266">
      <w:bodyDiv w:val="1"/>
      <w:marLeft w:val="0"/>
      <w:marRight w:val="0"/>
      <w:marTop w:val="0"/>
      <w:marBottom w:val="0"/>
      <w:divBdr>
        <w:top w:val="none" w:sz="0" w:space="0" w:color="auto"/>
        <w:left w:val="none" w:sz="0" w:space="0" w:color="auto"/>
        <w:bottom w:val="none" w:sz="0" w:space="0" w:color="auto"/>
        <w:right w:val="none" w:sz="0" w:space="0" w:color="auto"/>
      </w:divBdr>
    </w:div>
    <w:div w:id="330911640">
      <w:bodyDiv w:val="1"/>
      <w:marLeft w:val="0"/>
      <w:marRight w:val="0"/>
      <w:marTop w:val="0"/>
      <w:marBottom w:val="0"/>
      <w:divBdr>
        <w:top w:val="none" w:sz="0" w:space="0" w:color="auto"/>
        <w:left w:val="none" w:sz="0" w:space="0" w:color="auto"/>
        <w:bottom w:val="none" w:sz="0" w:space="0" w:color="auto"/>
        <w:right w:val="none" w:sz="0" w:space="0" w:color="auto"/>
      </w:divBdr>
    </w:div>
    <w:div w:id="342824500">
      <w:bodyDiv w:val="1"/>
      <w:marLeft w:val="0"/>
      <w:marRight w:val="0"/>
      <w:marTop w:val="0"/>
      <w:marBottom w:val="0"/>
      <w:divBdr>
        <w:top w:val="none" w:sz="0" w:space="0" w:color="auto"/>
        <w:left w:val="none" w:sz="0" w:space="0" w:color="auto"/>
        <w:bottom w:val="none" w:sz="0" w:space="0" w:color="auto"/>
        <w:right w:val="none" w:sz="0" w:space="0" w:color="auto"/>
      </w:divBdr>
    </w:div>
    <w:div w:id="350182285">
      <w:bodyDiv w:val="1"/>
      <w:marLeft w:val="0"/>
      <w:marRight w:val="0"/>
      <w:marTop w:val="0"/>
      <w:marBottom w:val="0"/>
      <w:divBdr>
        <w:top w:val="none" w:sz="0" w:space="0" w:color="auto"/>
        <w:left w:val="none" w:sz="0" w:space="0" w:color="auto"/>
        <w:bottom w:val="none" w:sz="0" w:space="0" w:color="auto"/>
        <w:right w:val="none" w:sz="0" w:space="0" w:color="auto"/>
      </w:divBdr>
      <w:divsChild>
        <w:div w:id="18625855">
          <w:marLeft w:val="0"/>
          <w:marRight w:val="0"/>
          <w:marTop w:val="0"/>
          <w:marBottom w:val="0"/>
          <w:divBdr>
            <w:top w:val="none" w:sz="0" w:space="0" w:color="auto"/>
            <w:left w:val="none" w:sz="0" w:space="0" w:color="auto"/>
            <w:bottom w:val="none" w:sz="0" w:space="0" w:color="auto"/>
            <w:right w:val="none" w:sz="0" w:space="0" w:color="auto"/>
          </w:divBdr>
        </w:div>
        <w:div w:id="1097366962">
          <w:marLeft w:val="0"/>
          <w:marRight w:val="0"/>
          <w:marTop w:val="0"/>
          <w:marBottom w:val="0"/>
          <w:divBdr>
            <w:top w:val="none" w:sz="0" w:space="0" w:color="auto"/>
            <w:left w:val="none" w:sz="0" w:space="0" w:color="auto"/>
            <w:bottom w:val="none" w:sz="0" w:space="0" w:color="auto"/>
            <w:right w:val="none" w:sz="0" w:space="0" w:color="auto"/>
          </w:divBdr>
        </w:div>
        <w:div w:id="1230768374">
          <w:marLeft w:val="0"/>
          <w:marRight w:val="0"/>
          <w:marTop w:val="0"/>
          <w:marBottom w:val="0"/>
          <w:divBdr>
            <w:top w:val="none" w:sz="0" w:space="0" w:color="auto"/>
            <w:left w:val="none" w:sz="0" w:space="0" w:color="auto"/>
            <w:bottom w:val="none" w:sz="0" w:space="0" w:color="auto"/>
            <w:right w:val="none" w:sz="0" w:space="0" w:color="auto"/>
          </w:divBdr>
        </w:div>
        <w:div w:id="1145704777">
          <w:marLeft w:val="0"/>
          <w:marRight w:val="0"/>
          <w:marTop w:val="0"/>
          <w:marBottom w:val="0"/>
          <w:divBdr>
            <w:top w:val="none" w:sz="0" w:space="0" w:color="auto"/>
            <w:left w:val="none" w:sz="0" w:space="0" w:color="auto"/>
            <w:bottom w:val="none" w:sz="0" w:space="0" w:color="auto"/>
            <w:right w:val="none" w:sz="0" w:space="0" w:color="auto"/>
          </w:divBdr>
        </w:div>
        <w:div w:id="742921173">
          <w:marLeft w:val="0"/>
          <w:marRight w:val="0"/>
          <w:marTop w:val="0"/>
          <w:marBottom w:val="0"/>
          <w:divBdr>
            <w:top w:val="none" w:sz="0" w:space="0" w:color="auto"/>
            <w:left w:val="none" w:sz="0" w:space="0" w:color="auto"/>
            <w:bottom w:val="none" w:sz="0" w:space="0" w:color="auto"/>
            <w:right w:val="none" w:sz="0" w:space="0" w:color="auto"/>
          </w:divBdr>
        </w:div>
        <w:div w:id="1315601944">
          <w:marLeft w:val="0"/>
          <w:marRight w:val="0"/>
          <w:marTop w:val="0"/>
          <w:marBottom w:val="0"/>
          <w:divBdr>
            <w:top w:val="none" w:sz="0" w:space="0" w:color="auto"/>
            <w:left w:val="none" w:sz="0" w:space="0" w:color="auto"/>
            <w:bottom w:val="none" w:sz="0" w:space="0" w:color="auto"/>
            <w:right w:val="none" w:sz="0" w:space="0" w:color="auto"/>
          </w:divBdr>
        </w:div>
        <w:div w:id="363290447">
          <w:marLeft w:val="0"/>
          <w:marRight w:val="0"/>
          <w:marTop w:val="0"/>
          <w:marBottom w:val="0"/>
          <w:divBdr>
            <w:top w:val="none" w:sz="0" w:space="0" w:color="auto"/>
            <w:left w:val="none" w:sz="0" w:space="0" w:color="auto"/>
            <w:bottom w:val="none" w:sz="0" w:space="0" w:color="auto"/>
            <w:right w:val="none" w:sz="0" w:space="0" w:color="auto"/>
          </w:divBdr>
        </w:div>
        <w:div w:id="163282266">
          <w:marLeft w:val="0"/>
          <w:marRight w:val="0"/>
          <w:marTop w:val="0"/>
          <w:marBottom w:val="0"/>
          <w:divBdr>
            <w:top w:val="none" w:sz="0" w:space="0" w:color="auto"/>
            <w:left w:val="none" w:sz="0" w:space="0" w:color="auto"/>
            <w:bottom w:val="none" w:sz="0" w:space="0" w:color="auto"/>
            <w:right w:val="none" w:sz="0" w:space="0" w:color="auto"/>
          </w:divBdr>
        </w:div>
        <w:div w:id="247884174">
          <w:marLeft w:val="0"/>
          <w:marRight w:val="0"/>
          <w:marTop w:val="0"/>
          <w:marBottom w:val="0"/>
          <w:divBdr>
            <w:top w:val="none" w:sz="0" w:space="0" w:color="auto"/>
            <w:left w:val="none" w:sz="0" w:space="0" w:color="auto"/>
            <w:bottom w:val="none" w:sz="0" w:space="0" w:color="auto"/>
            <w:right w:val="none" w:sz="0" w:space="0" w:color="auto"/>
          </w:divBdr>
        </w:div>
        <w:div w:id="46345887">
          <w:marLeft w:val="0"/>
          <w:marRight w:val="0"/>
          <w:marTop w:val="0"/>
          <w:marBottom w:val="0"/>
          <w:divBdr>
            <w:top w:val="none" w:sz="0" w:space="0" w:color="auto"/>
            <w:left w:val="none" w:sz="0" w:space="0" w:color="auto"/>
            <w:bottom w:val="none" w:sz="0" w:space="0" w:color="auto"/>
            <w:right w:val="none" w:sz="0" w:space="0" w:color="auto"/>
          </w:divBdr>
        </w:div>
        <w:div w:id="493686762">
          <w:marLeft w:val="0"/>
          <w:marRight w:val="0"/>
          <w:marTop w:val="0"/>
          <w:marBottom w:val="0"/>
          <w:divBdr>
            <w:top w:val="none" w:sz="0" w:space="0" w:color="auto"/>
            <w:left w:val="none" w:sz="0" w:space="0" w:color="auto"/>
            <w:bottom w:val="none" w:sz="0" w:space="0" w:color="auto"/>
            <w:right w:val="none" w:sz="0" w:space="0" w:color="auto"/>
          </w:divBdr>
        </w:div>
        <w:div w:id="478036713">
          <w:marLeft w:val="0"/>
          <w:marRight w:val="0"/>
          <w:marTop w:val="0"/>
          <w:marBottom w:val="0"/>
          <w:divBdr>
            <w:top w:val="none" w:sz="0" w:space="0" w:color="auto"/>
            <w:left w:val="none" w:sz="0" w:space="0" w:color="auto"/>
            <w:bottom w:val="none" w:sz="0" w:space="0" w:color="auto"/>
            <w:right w:val="none" w:sz="0" w:space="0" w:color="auto"/>
          </w:divBdr>
        </w:div>
        <w:div w:id="1928735211">
          <w:marLeft w:val="0"/>
          <w:marRight w:val="0"/>
          <w:marTop w:val="0"/>
          <w:marBottom w:val="0"/>
          <w:divBdr>
            <w:top w:val="none" w:sz="0" w:space="0" w:color="auto"/>
            <w:left w:val="none" w:sz="0" w:space="0" w:color="auto"/>
            <w:bottom w:val="none" w:sz="0" w:space="0" w:color="auto"/>
            <w:right w:val="none" w:sz="0" w:space="0" w:color="auto"/>
          </w:divBdr>
        </w:div>
        <w:div w:id="1020358096">
          <w:marLeft w:val="0"/>
          <w:marRight w:val="0"/>
          <w:marTop w:val="0"/>
          <w:marBottom w:val="0"/>
          <w:divBdr>
            <w:top w:val="none" w:sz="0" w:space="0" w:color="auto"/>
            <w:left w:val="none" w:sz="0" w:space="0" w:color="auto"/>
            <w:bottom w:val="none" w:sz="0" w:space="0" w:color="auto"/>
            <w:right w:val="none" w:sz="0" w:space="0" w:color="auto"/>
          </w:divBdr>
        </w:div>
        <w:div w:id="1691687749">
          <w:marLeft w:val="0"/>
          <w:marRight w:val="0"/>
          <w:marTop w:val="0"/>
          <w:marBottom w:val="0"/>
          <w:divBdr>
            <w:top w:val="none" w:sz="0" w:space="0" w:color="auto"/>
            <w:left w:val="none" w:sz="0" w:space="0" w:color="auto"/>
            <w:bottom w:val="none" w:sz="0" w:space="0" w:color="auto"/>
            <w:right w:val="none" w:sz="0" w:space="0" w:color="auto"/>
          </w:divBdr>
        </w:div>
        <w:div w:id="1102913376">
          <w:marLeft w:val="0"/>
          <w:marRight w:val="0"/>
          <w:marTop w:val="0"/>
          <w:marBottom w:val="0"/>
          <w:divBdr>
            <w:top w:val="none" w:sz="0" w:space="0" w:color="auto"/>
            <w:left w:val="none" w:sz="0" w:space="0" w:color="auto"/>
            <w:bottom w:val="none" w:sz="0" w:space="0" w:color="auto"/>
            <w:right w:val="none" w:sz="0" w:space="0" w:color="auto"/>
          </w:divBdr>
        </w:div>
        <w:div w:id="847871124">
          <w:marLeft w:val="0"/>
          <w:marRight w:val="0"/>
          <w:marTop w:val="0"/>
          <w:marBottom w:val="0"/>
          <w:divBdr>
            <w:top w:val="none" w:sz="0" w:space="0" w:color="auto"/>
            <w:left w:val="none" w:sz="0" w:space="0" w:color="auto"/>
            <w:bottom w:val="none" w:sz="0" w:space="0" w:color="auto"/>
            <w:right w:val="none" w:sz="0" w:space="0" w:color="auto"/>
          </w:divBdr>
        </w:div>
        <w:div w:id="1523283256">
          <w:marLeft w:val="0"/>
          <w:marRight w:val="0"/>
          <w:marTop w:val="0"/>
          <w:marBottom w:val="0"/>
          <w:divBdr>
            <w:top w:val="none" w:sz="0" w:space="0" w:color="auto"/>
            <w:left w:val="none" w:sz="0" w:space="0" w:color="auto"/>
            <w:bottom w:val="none" w:sz="0" w:space="0" w:color="auto"/>
            <w:right w:val="none" w:sz="0" w:space="0" w:color="auto"/>
          </w:divBdr>
        </w:div>
        <w:div w:id="4409550">
          <w:marLeft w:val="0"/>
          <w:marRight w:val="0"/>
          <w:marTop w:val="0"/>
          <w:marBottom w:val="0"/>
          <w:divBdr>
            <w:top w:val="none" w:sz="0" w:space="0" w:color="auto"/>
            <w:left w:val="none" w:sz="0" w:space="0" w:color="auto"/>
            <w:bottom w:val="none" w:sz="0" w:space="0" w:color="auto"/>
            <w:right w:val="none" w:sz="0" w:space="0" w:color="auto"/>
          </w:divBdr>
        </w:div>
        <w:div w:id="780222382">
          <w:marLeft w:val="0"/>
          <w:marRight w:val="0"/>
          <w:marTop w:val="0"/>
          <w:marBottom w:val="0"/>
          <w:divBdr>
            <w:top w:val="none" w:sz="0" w:space="0" w:color="auto"/>
            <w:left w:val="none" w:sz="0" w:space="0" w:color="auto"/>
            <w:bottom w:val="none" w:sz="0" w:space="0" w:color="auto"/>
            <w:right w:val="none" w:sz="0" w:space="0" w:color="auto"/>
          </w:divBdr>
        </w:div>
        <w:div w:id="77217902">
          <w:marLeft w:val="0"/>
          <w:marRight w:val="0"/>
          <w:marTop w:val="0"/>
          <w:marBottom w:val="0"/>
          <w:divBdr>
            <w:top w:val="none" w:sz="0" w:space="0" w:color="auto"/>
            <w:left w:val="none" w:sz="0" w:space="0" w:color="auto"/>
            <w:bottom w:val="none" w:sz="0" w:space="0" w:color="auto"/>
            <w:right w:val="none" w:sz="0" w:space="0" w:color="auto"/>
          </w:divBdr>
        </w:div>
        <w:div w:id="1533418247">
          <w:marLeft w:val="0"/>
          <w:marRight w:val="0"/>
          <w:marTop w:val="0"/>
          <w:marBottom w:val="0"/>
          <w:divBdr>
            <w:top w:val="none" w:sz="0" w:space="0" w:color="auto"/>
            <w:left w:val="none" w:sz="0" w:space="0" w:color="auto"/>
            <w:bottom w:val="none" w:sz="0" w:space="0" w:color="auto"/>
            <w:right w:val="none" w:sz="0" w:space="0" w:color="auto"/>
          </w:divBdr>
        </w:div>
        <w:div w:id="2085490274">
          <w:marLeft w:val="0"/>
          <w:marRight w:val="0"/>
          <w:marTop w:val="0"/>
          <w:marBottom w:val="0"/>
          <w:divBdr>
            <w:top w:val="none" w:sz="0" w:space="0" w:color="auto"/>
            <w:left w:val="none" w:sz="0" w:space="0" w:color="auto"/>
            <w:bottom w:val="none" w:sz="0" w:space="0" w:color="auto"/>
            <w:right w:val="none" w:sz="0" w:space="0" w:color="auto"/>
          </w:divBdr>
        </w:div>
        <w:div w:id="1691225274">
          <w:marLeft w:val="0"/>
          <w:marRight w:val="0"/>
          <w:marTop w:val="0"/>
          <w:marBottom w:val="0"/>
          <w:divBdr>
            <w:top w:val="none" w:sz="0" w:space="0" w:color="auto"/>
            <w:left w:val="none" w:sz="0" w:space="0" w:color="auto"/>
            <w:bottom w:val="none" w:sz="0" w:space="0" w:color="auto"/>
            <w:right w:val="none" w:sz="0" w:space="0" w:color="auto"/>
          </w:divBdr>
        </w:div>
        <w:div w:id="1487087858">
          <w:marLeft w:val="0"/>
          <w:marRight w:val="0"/>
          <w:marTop w:val="0"/>
          <w:marBottom w:val="0"/>
          <w:divBdr>
            <w:top w:val="none" w:sz="0" w:space="0" w:color="auto"/>
            <w:left w:val="none" w:sz="0" w:space="0" w:color="auto"/>
            <w:bottom w:val="none" w:sz="0" w:space="0" w:color="auto"/>
            <w:right w:val="none" w:sz="0" w:space="0" w:color="auto"/>
          </w:divBdr>
        </w:div>
        <w:div w:id="1675305334">
          <w:marLeft w:val="0"/>
          <w:marRight w:val="0"/>
          <w:marTop w:val="0"/>
          <w:marBottom w:val="0"/>
          <w:divBdr>
            <w:top w:val="none" w:sz="0" w:space="0" w:color="auto"/>
            <w:left w:val="none" w:sz="0" w:space="0" w:color="auto"/>
            <w:bottom w:val="none" w:sz="0" w:space="0" w:color="auto"/>
            <w:right w:val="none" w:sz="0" w:space="0" w:color="auto"/>
          </w:divBdr>
        </w:div>
        <w:div w:id="1332873137">
          <w:marLeft w:val="0"/>
          <w:marRight w:val="0"/>
          <w:marTop w:val="0"/>
          <w:marBottom w:val="0"/>
          <w:divBdr>
            <w:top w:val="none" w:sz="0" w:space="0" w:color="auto"/>
            <w:left w:val="none" w:sz="0" w:space="0" w:color="auto"/>
            <w:bottom w:val="none" w:sz="0" w:space="0" w:color="auto"/>
            <w:right w:val="none" w:sz="0" w:space="0" w:color="auto"/>
          </w:divBdr>
        </w:div>
        <w:div w:id="348487232">
          <w:marLeft w:val="0"/>
          <w:marRight w:val="0"/>
          <w:marTop w:val="0"/>
          <w:marBottom w:val="0"/>
          <w:divBdr>
            <w:top w:val="none" w:sz="0" w:space="0" w:color="auto"/>
            <w:left w:val="none" w:sz="0" w:space="0" w:color="auto"/>
            <w:bottom w:val="none" w:sz="0" w:space="0" w:color="auto"/>
            <w:right w:val="none" w:sz="0" w:space="0" w:color="auto"/>
          </w:divBdr>
        </w:div>
        <w:div w:id="59600911">
          <w:marLeft w:val="0"/>
          <w:marRight w:val="0"/>
          <w:marTop w:val="0"/>
          <w:marBottom w:val="0"/>
          <w:divBdr>
            <w:top w:val="none" w:sz="0" w:space="0" w:color="auto"/>
            <w:left w:val="none" w:sz="0" w:space="0" w:color="auto"/>
            <w:bottom w:val="none" w:sz="0" w:space="0" w:color="auto"/>
            <w:right w:val="none" w:sz="0" w:space="0" w:color="auto"/>
          </w:divBdr>
        </w:div>
        <w:div w:id="305862050">
          <w:marLeft w:val="0"/>
          <w:marRight w:val="0"/>
          <w:marTop w:val="0"/>
          <w:marBottom w:val="0"/>
          <w:divBdr>
            <w:top w:val="none" w:sz="0" w:space="0" w:color="auto"/>
            <w:left w:val="none" w:sz="0" w:space="0" w:color="auto"/>
            <w:bottom w:val="none" w:sz="0" w:space="0" w:color="auto"/>
            <w:right w:val="none" w:sz="0" w:space="0" w:color="auto"/>
          </w:divBdr>
        </w:div>
        <w:div w:id="1946228800">
          <w:marLeft w:val="0"/>
          <w:marRight w:val="0"/>
          <w:marTop w:val="0"/>
          <w:marBottom w:val="0"/>
          <w:divBdr>
            <w:top w:val="none" w:sz="0" w:space="0" w:color="auto"/>
            <w:left w:val="none" w:sz="0" w:space="0" w:color="auto"/>
            <w:bottom w:val="none" w:sz="0" w:space="0" w:color="auto"/>
            <w:right w:val="none" w:sz="0" w:space="0" w:color="auto"/>
          </w:divBdr>
        </w:div>
        <w:div w:id="1717004755">
          <w:marLeft w:val="0"/>
          <w:marRight w:val="0"/>
          <w:marTop w:val="0"/>
          <w:marBottom w:val="0"/>
          <w:divBdr>
            <w:top w:val="none" w:sz="0" w:space="0" w:color="auto"/>
            <w:left w:val="none" w:sz="0" w:space="0" w:color="auto"/>
            <w:bottom w:val="none" w:sz="0" w:space="0" w:color="auto"/>
            <w:right w:val="none" w:sz="0" w:space="0" w:color="auto"/>
          </w:divBdr>
        </w:div>
        <w:div w:id="1936357210">
          <w:marLeft w:val="0"/>
          <w:marRight w:val="0"/>
          <w:marTop w:val="0"/>
          <w:marBottom w:val="0"/>
          <w:divBdr>
            <w:top w:val="none" w:sz="0" w:space="0" w:color="auto"/>
            <w:left w:val="none" w:sz="0" w:space="0" w:color="auto"/>
            <w:bottom w:val="none" w:sz="0" w:space="0" w:color="auto"/>
            <w:right w:val="none" w:sz="0" w:space="0" w:color="auto"/>
          </w:divBdr>
        </w:div>
        <w:div w:id="1452894975">
          <w:marLeft w:val="0"/>
          <w:marRight w:val="0"/>
          <w:marTop w:val="0"/>
          <w:marBottom w:val="0"/>
          <w:divBdr>
            <w:top w:val="none" w:sz="0" w:space="0" w:color="auto"/>
            <w:left w:val="none" w:sz="0" w:space="0" w:color="auto"/>
            <w:bottom w:val="none" w:sz="0" w:space="0" w:color="auto"/>
            <w:right w:val="none" w:sz="0" w:space="0" w:color="auto"/>
          </w:divBdr>
        </w:div>
        <w:div w:id="1819568009">
          <w:marLeft w:val="0"/>
          <w:marRight w:val="0"/>
          <w:marTop w:val="0"/>
          <w:marBottom w:val="0"/>
          <w:divBdr>
            <w:top w:val="none" w:sz="0" w:space="0" w:color="auto"/>
            <w:left w:val="none" w:sz="0" w:space="0" w:color="auto"/>
            <w:bottom w:val="none" w:sz="0" w:space="0" w:color="auto"/>
            <w:right w:val="none" w:sz="0" w:space="0" w:color="auto"/>
          </w:divBdr>
        </w:div>
        <w:div w:id="452671034">
          <w:marLeft w:val="0"/>
          <w:marRight w:val="0"/>
          <w:marTop w:val="0"/>
          <w:marBottom w:val="0"/>
          <w:divBdr>
            <w:top w:val="none" w:sz="0" w:space="0" w:color="auto"/>
            <w:left w:val="none" w:sz="0" w:space="0" w:color="auto"/>
            <w:bottom w:val="none" w:sz="0" w:space="0" w:color="auto"/>
            <w:right w:val="none" w:sz="0" w:space="0" w:color="auto"/>
          </w:divBdr>
        </w:div>
        <w:div w:id="1905944070">
          <w:marLeft w:val="0"/>
          <w:marRight w:val="0"/>
          <w:marTop w:val="0"/>
          <w:marBottom w:val="0"/>
          <w:divBdr>
            <w:top w:val="none" w:sz="0" w:space="0" w:color="auto"/>
            <w:left w:val="none" w:sz="0" w:space="0" w:color="auto"/>
            <w:bottom w:val="none" w:sz="0" w:space="0" w:color="auto"/>
            <w:right w:val="none" w:sz="0" w:space="0" w:color="auto"/>
          </w:divBdr>
        </w:div>
        <w:div w:id="378436228">
          <w:marLeft w:val="0"/>
          <w:marRight w:val="0"/>
          <w:marTop w:val="0"/>
          <w:marBottom w:val="0"/>
          <w:divBdr>
            <w:top w:val="none" w:sz="0" w:space="0" w:color="auto"/>
            <w:left w:val="none" w:sz="0" w:space="0" w:color="auto"/>
            <w:bottom w:val="none" w:sz="0" w:space="0" w:color="auto"/>
            <w:right w:val="none" w:sz="0" w:space="0" w:color="auto"/>
          </w:divBdr>
        </w:div>
        <w:div w:id="1344430598">
          <w:marLeft w:val="0"/>
          <w:marRight w:val="0"/>
          <w:marTop w:val="0"/>
          <w:marBottom w:val="0"/>
          <w:divBdr>
            <w:top w:val="none" w:sz="0" w:space="0" w:color="auto"/>
            <w:left w:val="none" w:sz="0" w:space="0" w:color="auto"/>
            <w:bottom w:val="none" w:sz="0" w:space="0" w:color="auto"/>
            <w:right w:val="none" w:sz="0" w:space="0" w:color="auto"/>
          </w:divBdr>
        </w:div>
        <w:div w:id="745147704">
          <w:marLeft w:val="0"/>
          <w:marRight w:val="0"/>
          <w:marTop w:val="0"/>
          <w:marBottom w:val="0"/>
          <w:divBdr>
            <w:top w:val="none" w:sz="0" w:space="0" w:color="auto"/>
            <w:left w:val="none" w:sz="0" w:space="0" w:color="auto"/>
            <w:bottom w:val="none" w:sz="0" w:space="0" w:color="auto"/>
            <w:right w:val="none" w:sz="0" w:space="0" w:color="auto"/>
          </w:divBdr>
        </w:div>
        <w:div w:id="592132751">
          <w:marLeft w:val="0"/>
          <w:marRight w:val="0"/>
          <w:marTop w:val="0"/>
          <w:marBottom w:val="0"/>
          <w:divBdr>
            <w:top w:val="none" w:sz="0" w:space="0" w:color="auto"/>
            <w:left w:val="none" w:sz="0" w:space="0" w:color="auto"/>
            <w:bottom w:val="none" w:sz="0" w:space="0" w:color="auto"/>
            <w:right w:val="none" w:sz="0" w:space="0" w:color="auto"/>
          </w:divBdr>
        </w:div>
        <w:div w:id="207298266">
          <w:marLeft w:val="0"/>
          <w:marRight w:val="0"/>
          <w:marTop w:val="0"/>
          <w:marBottom w:val="0"/>
          <w:divBdr>
            <w:top w:val="none" w:sz="0" w:space="0" w:color="auto"/>
            <w:left w:val="none" w:sz="0" w:space="0" w:color="auto"/>
            <w:bottom w:val="none" w:sz="0" w:space="0" w:color="auto"/>
            <w:right w:val="none" w:sz="0" w:space="0" w:color="auto"/>
          </w:divBdr>
        </w:div>
        <w:div w:id="762191383">
          <w:marLeft w:val="0"/>
          <w:marRight w:val="0"/>
          <w:marTop w:val="0"/>
          <w:marBottom w:val="0"/>
          <w:divBdr>
            <w:top w:val="none" w:sz="0" w:space="0" w:color="auto"/>
            <w:left w:val="none" w:sz="0" w:space="0" w:color="auto"/>
            <w:bottom w:val="none" w:sz="0" w:space="0" w:color="auto"/>
            <w:right w:val="none" w:sz="0" w:space="0" w:color="auto"/>
          </w:divBdr>
        </w:div>
        <w:div w:id="2057268927">
          <w:marLeft w:val="0"/>
          <w:marRight w:val="0"/>
          <w:marTop w:val="0"/>
          <w:marBottom w:val="0"/>
          <w:divBdr>
            <w:top w:val="none" w:sz="0" w:space="0" w:color="auto"/>
            <w:left w:val="none" w:sz="0" w:space="0" w:color="auto"/>
            <w:bottom w:val="none" w:sz="0" w:space="0" w:color="auto"/>
            <w:right w:val="none" w:sz="0" w:space="0" w:color="auto"/>
          </w:divBdr>
        </w:div>
        <w:div w:id="817694899">
          <w:marLeft w:val="0"/>
          <w:marRight w:val="0"/>
          <w:marTop w:val="0"/>
          <w:marBottom w:val="0"/>
          <w:divBdr>
            <w:top w:val="none" w:sz="0" w:space="0" w:color="auto"/>
            <w:left w:val="none" w:sz="0" w:space="0" w:color="auto"/>
            <w:bottom w:val="none" w:sz="0" w:space="0" w:color="auto"/>
            <w:right w:val="none" w:sz="0" w:space="0" w:color="auto"/>
          </w:divBdr>
        </w:div>
        <w:div w:id="1300915563">
          <w:marLeft w:val="0"/>
          <w:marRight w:val="0"/>
          <w:marTop w:val="0"/>
          <w:marBottom w:val="0"/>
          <w:divBdr>
            <w:top w:val="none" w:sz="0" w:space="0" w:color="auto"/>
            <w:left w:val="none" w:sz="0" w:space="0" w:color="auto"/>
            <w:bottom w:val="none" w:sz="0" w:space="0" w:color="auto"/>
            <w:right w:val="none" w:sz="0" w:space="0" w:color="auto"/>
          </w:divBdr>
        </w:div>
        <w:div w:id="1539509304">
          <w:marLeft w:val="0"/>
          <w:marRight w:val="0"/>
          <w:marTop w:val="0"/>
          <w:marBottom w:val="0"/>
          <w:divBdr>
            <w:top w:val="none" w:sz="0" w:space="0" w:color="auto"/>
            <w:left w:val="none" w:sz="0" w:space="0" w:color="auto"/>
            <w:bottom w:val="none" w:sz="0" w:space="0" w:color="auto"/>
            <w:right w:val="none" w:sz="0" w:space="0" w:color="auto"/>
          </w:divBdr>
        </w:div>
        <w:div w:id="1154100078">
          <w:marLeft w:val="0"/>
          <w:marRight w:val="0"/>
          <w:marTop w:val="0"/>
          <w:marBottom w:val="0"/>
          <w:divBdr>
            <w:top w:val="none" w:sz="0" w:space="0" w:color="auto"/>
            <w:left w:val="none" w:sz="0" w:space="0" w:color="auto"/>
            <w:bottom w:val="none" w:sz="0" w:space="0" w:color="auto"/>
            <w:right w:val="none" w:sz="0" w:space="0" w:color="auto"/>
          </w:divBdr>
        </w:div>
        <w:div w:id="608901967">
          <w:marLeft w:val="0"/>
          <w:marRight w:val="0"/>
          <w:marTop w:val="0"/>
          <w:marBottom w:val="0"/>
          <w:divBdr>
            <w:top w:val="none" w:sz="0" w:space="0" w:color="auto"/>
            <w:left w:val="none" w:sz="0" w:space="0" w:color="auto"/>
            <w:bottom w:val="none" w:sz="0" w:space="0" w:color="auto"/>
            <w:right w:val="none" w:sz="0" w:space="0" w:color="auto"/>
          </w:divBdr>
        </w:div>
        <w:div w:id="1078284306">
          <w:marLeft w:val="0"/>
          <w:marRight w:val="0"/>
          <w:marTop w:val="0"/>
          <w:marBottom w:val="0"/>
          <w:divBdr>
            <w:top w:val="none" w:sz="0" w:space="0" w:color="auto"/>
            <w:left w:val="none" w:sz="0" w:space="0" w:color="auto"/>
            <w:bottom w:val="none" w:sz="0" w:space="0" w:color="auto"/>
            <w:right w:val="none" w:sz="0" w:space="0" w:color="auto"/>
          </w:divBdr>
        </w:div>
        <w:div w:id="1369143998">
          <w:marLeft w:val="0"/>
          <w:marRight w:val="0"/>
          <w:marTop w:val="0"/>
          <w:marBottom w:val="0"/>
          <w:divBdr>
            <w:top w:val="none" w:sz="0" w:space="0" w:color="auto"/>
            <w:left w:val="none" w:sz="0" w:space="0" w:color="auto"/>
            <w:bottom w:val="none" w:sz="0" w:space="0" w:color="auto"/>
            <w:right w:val="none" w:sz="0" w:space="0" w:color="auto"/>
          </w:divBdr>
        </w:div>
        <w:div w:id="1908607478">
          <w:marLeft w:val="0"/>
          <w:marRight w:val="0"/>
          <w:marTop w:val="0"/>
          <w:marBottom w:val="0"/>
          <w:divBdr>
            <w:top w:val="none" w:sz="0" w:space="0" w:color="auto"/>
            <w:left w:val="none" w:sz="0" w:space="0" w:color="auto"/>
            <w:bottom w:val="none" w:sz="0" w:space="0" w:color="auto"/>
            <w:right w:val="none" w:sz="0" w:space="0" w:color="auto"/>
          </w:divBdr>
        </w:div>
        <w:div w:id="523784216">
          <w:marLeft w:val="0"/>
          <w:marRight w:val="0"/>
          <w:marTop w:val="0"/>
          <w:marBottom w:val="0"/>
          <w:divBdr>
            <w:top w:val="none" w:sz="0" w:space="0" w:color="auto"/>
            <w:left w:val="none" w:sz="0" w:space="0" w:color="auto"/>
            <w:bottom w:val="none" w:sz="0" w:space="0" w:color="auto"/>
            <w:right w:val="none" w:sz="0" w:space="0" w:color="auto"/>
          </w:divBdr>
        </w:div>
        <w:div w:id="922255320">
          <w:marLeft w:val="0"/>
          <w:marRight w:val="0"/>
          <w:marTop w:val="0"/>
          <w:marBottom w:val="0"/>
          <w:divBdr>
            <w:top w:val="none" w:sz="0" w:space="0" w:color="auto"/>
            <w:left w:val="none" w:sz="0" w:space="0" w:color="auto"/>
            <w:bottom w:val="none" w:sz="0" w:space="0" w:color="auto"/>
            <w:right w:val="none" w:sz="0" w:space="0" w:color="auto"/>
          </w:divBdr>
        </w:div>
        <w:div w:id="580335011">
          <w:marLeft w:val="0"/>
          <w:marRight w:val="0"/>
          <w:marTop w:val="0"/>
          <w:marBottom w:val="0"/>
          <w:divBdr>
            <w:top w:val="none" w:sz="0" w:space="0" w:color="auto"/>
            <w:left w:val="none" w:sz="0" w:space="0" w:color="auto"/>
            <w:bottom w:val="none" w:sz="0" w:space="0" w:color="auto"/>
            <w:right w:val="none" w:sz="0" w:space="0" w:color="auto"/>
          </w:divBdr>
        </w:div>
        <w:div w:id="900216950">
          <w:marLeft w:val="0"/>
          <w:marRight w:val="0"/>
          <w:marTop w:val="0"/>
          <w:marBottom w:val="0"/>
          <w:divBdr>
            <w:top w:val="none" w:sz="0" w:space="0" w:color="auto"/>
            <w:left w:val="none" w:sz="0" w:space="0" w:color="auto"/>
            <w:bottom w:val="none" w:sz="0" w:space="0" w:color="auto"/>
            <w:right w:val="none" w:sz="0" w:space="0" w:color="auto"/>
          </w:divBdr>
        </w:div>
        <w:div w:id="313411986">
          <w:marLeft w:val="0"/>
          <w:marRight w:val="0"/>
          <w:marTop w:val="0"/>
          <w:marBottom w:val="0"/>
          <w:divBdr>
            <w:top w:val="none" w:sz="0" w:space="0" w:color="auto"/>
            <w:left w:val="none" w:sz="0" w:space="0" w:color="auto"/>
            <w:bottom w:val="none" w:sz="0" w:space="0" w:color="auto"/>
            <w:right w:val="none" w:sz="0" w:space="0" w:color="auto"/>
          </w:divBdr>
        </w:div>
        <w:div w:id="222181553">
          <w:marLeft w:val="0"/>
          <w:marRight w:val="0"/>
          <w:marTop w:val="0"/>
          <w:marBottom w:val="0"/>
          <w:divBdr>
            <w:top w:val="none" w:sz="0" w:space="0" w:color="auto"/>
            <w:left w:val="none" w:sz="0" w:space="0" w:color="auto"/>
            <w:bottom w:val="none" w:sz="0" w:space="0" w:color="auto"/>
            <w:right w:val="none" w:sz="0" w:space="0" w:color="auto"/>
          </w:divBdr>
        </w:div>
        <w:div w:id="2030334299">
          <w:marLeft w:val="0"/>
          <w:marRight w:val="0"/>
          <w:marTop w:val="0"/>
          <w:marBottom w:val="0"/>
          <w:divBdr>
            <w:top w:val="none" w:sz="0" w:space="0" w:color="auto"/>
            <w:left w:val="none" w:sz="0" w:space="0" w:color="auto"/>
            <w:bottom w:val="none" w:sz="0" w:space="0" w:color="auto"/>
            <w:right w:val="none" w:sz="0" w:space="0" w:color="auto"/>
          </w:divBdr>
        </w:div>
        <w:div w:id="1704597537">
          <w:marLeft w:val="0"/>
          <w:marRight w:val="0"/>
          <w:marTop w:val="0"/>
          <w:marBottom w:val="0"/>
          <w:divBdr>
            <w:top w:val="none" w:sz="0" w:space="0" w:color="auto"/>
            <w:left w:val="none" w:sz="0" w:space="0" w:color="auto"/>
            <w:bottom w:val="none" w:sz="0" w:space="0" w:color="auto"/>
            <w:right w:val="none" w:sz="0" w:space="0" w:color="auto"/>
          </w:divBdr>
        </w:div>
        <w:div w:id="1085808132">
          <w:marLeft w:val="0"/>
          <w:marRight w:val="0"/>
          <w:marTop w:val="0"/>
          <w:marBottom w:val="0"/>
          <w:divBdr>
            <w:top w:val="none" w:sz="0" w:space="0" w:color="auto"/>
            <w:left w:val="none" w:sz="0" w:space="0" w:color="auto"/>
            <w:bottom w:val="none" w:sz="0" w:space="0" w:color="auto"/>
            <w:right w:val="none" w:sz="0" w:space="0" w:color="auto"/>
          </w:divBdr>
        </w:div>
        <w:div w:id="459883606">
          <w:marLeft w:val="0"/>
          <w:marRight w:val="0"/>
          <w:marTop w:val="0"/>
          <w:marBottom w:val="0"/>
          <w:divBdr>
            <w:top w:val="none" w:sz="0" w:space="0" w:color="auto"/>
            <w:left w:val="none" w:sz="0" w:space="0" w:color="auto"/>
            <w:bottom w:val="none" w:sz="0" w:space="0" w:color="auto"/>
            <w:right w:val="none" w:sz="0" w:space="0" w:color="auto"/>
          </w:divBdr>
        </w:div>
        <w:div w:id="973024391">
          <w:marLeft w:val="0"/>
          <w:marRight w:val="0"/>
          <w:marTop w:val="0"/>
          <w:marBottom w:val="0"/>
          <w:divBdr>
            <w:top w:val="none" w:sz="0" w:space="0" w:color="auto"/>
            <w:left w:val="none" w:sz="0" w:space="0" w:color="auto"/>
            <w:bottom w:val="none" w:sz="0" w:space="0" w:color="auto"/>
            <w:right w:val="none" w:sz="0" w:space="0" w:color="auto"/>
          </w:divBdr>
        </w:div>
        <w:div w:id="973564092">
          <w:marLeft w:val="0"/>
          <w:marRight w:val="0"/>
          <w:marTop w:val="0"/>
          <w:marBottom w:val="0"/>
          <w:divBdr>
            <w:top w:val="none" w:sz="0" w:space="0" w:color="auto"/>
            <w:left w:val="none" w:sz="0" w:space="0" w:color="auto"/>
            <w:bottom w:val="none" w:sz="0" w:space="0" w:color="auto"/>
            <w:right w:val="none" w:sz="0" w:space="0" w:color="auto"/>
          </w:divBdr>
        </w:div>
        <w:div w:id="401684145">
          <w:marLeft w:val="0"/>
          <w:marRight w:val="0"/>
          <w:marTop w:val="0"/>
          <w:marBottom w:val="0"/>
          <w:divBdr>
            <w:top w:val="none" w:sz="0" w:space="0" w:color="auto"/>
            <w:left w:val="none" w:sz="0" w:space="0" w:color="auto"/>
            <w:bottom w:val="none" w:sz="0" w:space="0" w:color="auto"/>
            <w:right w:val="none" w:sz="0" w:space="0" w:color="auto"/>
          </w:divBdr>
        </w:div>
        <w:div w:id="721441655">
          <w:marLeft w:val="0"/>
          <w:marRight w:val="0"/>
          <w:marTop w:val="0"/>
          <w:marBottom w:val="0"/>
          <w:divBdr>
            <w:top w:val="none" w:sz="0" w:space="0" w:color="auto"/>
            <w:left w:val="none" w:sz="0" w:space="0" w:color="auto"/>
            <w:bottom w:val="none" w:sz="0" w:space="0" w:color="auto"/>
            <w:right w:val="none" w:sz="0" w:space="0" w:color="auto"/>
          </w:divBdr>
        </w:div>
        <w:div w:id="570844900">
          <w:marLeft w:val="0"/>
          <w:marRight w:val="0"/>
          <w:marTop w:val="0"/>
          <w:marBottom w:val="0"/>
          <w:divBdr>
            <w:top w:val="none" w:sz="0" w:space="0" w:color="auto"/>
            <w:left w:val="none" w:sz="0" w:space="0" w:color="auto"/>
            <w:bottom w:val="none" w:sz="0" w:space="0" w:color="auto"/>
            <w:right w:val="none" w:sz="0" w:space="0" w:color="auto"/>
          </w:divBdr>
        </w:div>
        <w:div w:id="1874462642">
          <w:marLeft w:val="0"/>
          <w:marRight w:val="0"/>
          <w:marTop w:val="0"/>
          <w:marBottom w:val="0"/>
          <w:divBdr>
            <w:top w:val="none" w:sz="0" w:space="0" w:color="auto"/>
            <w:left w:val="none" w:sz="0" w:space="0" w:color="auto"/>
            <w:bottom w:val="none" w:sz="0" w:space="0" w:color="auto"/>
            <w:right w:val="none" w:sz="0" w:space="0" w:color="auto"/>
          </w:divBdr>
        </w:div>
        <w:div w:id="907955246">
          <w:marLeft w:val="0"/>
          <w:marRight w:val="0"/>
          <w:marTop w:val="0"/>
          <w:marBottom w:val="0"/>
          <w:divBdr>
            <w:top w:val="none" w:sz="0" w:space="0" w:color="auto"/>
            <w:left w:val="none" w:sz="0" w:space="0" w:color="auto"/>
            <w:bottom w:val="none" w:sz="0" w:space="0" w:color="auto"/>
            <w:right w:val="none" w:sz="0" w:space="0" w:color="auto"/>
          </w:divBdr>
        </w:div>
        <w:div w:id="603727464">
          <w:marLeft w:val="0"/>
          <w:marRight w:val="0"/>
          <w:marTop w:val="0"/>
          <w:marBottom w:val="0"/>
          <w:divBdr>
            <w:top w:val="none" w:sz="0" w:space="0" w:color="auto"/>
            <w:left w:val="none" w:sz="0" w:space="0" w:color="auto"/>
            <w:bottom w:val="none" w:sz="0" w:space="0" w:color="auto"/>
            <w:right w:val="none" w:sz="0" w:space="0" w:color="auto"/>
          </w:divBdr>
        </w:div>
        <w:div w:id="2054771000">
          <w:marLeft w:val="0"/>
          <w:marRight w:val="0"/>
          <w:marTop w:val="0"/>
          <w:marBottom w:val="0"/>
          <w:divBdr>
            <w:top w:val="none" w:sz="0" w:space="0" w:color="auto"/>
            <w:left w:val="none" w:sz="0" w:space="0" w:color="auto"/>
            <w:bottom w:val="none" w:sz="0" w:space="0" w:color="auto"/>
            <w:right w:val="none" w:sz="0" w:space="0" w:color="auto"/>
          </w:divBdr>
        </w:div>
        <w:div w:id="1718621112">
          <w:marLeft w:val="0"/>
          <w:marRight w:val="0"/>
          <w:marTop w:val="0"/>
          <w:marBottom w:val="0"/>
          <w:divBdr>
            <w:top w:val="none" w:sz="0" w:space="0" w:color="auto"/>
            <w:left w:val="none" w:sz="0" w:space="0" w:color="auto"/>
            <w:bottom w:val="none" w:sz="0" w:space="0" w:color="auto"/>
            <w:right w:val="none" w:sz="0" w:space="0" w:color="auto"/>
          </w:divBdr>
        </w:div>
        <w:div w:id="174810031">
          <w:marLeft w:val="0"/>
          <w:marRight w:val="0"/>
          <w:marTop w:val="0"/>
          <w:marBottom w:val="0"/>
          <w:divBdr>
            <w:top w:val="none" w:sz="0" w:space="0" w:color="auto"/>
            <w:left w:val="none" w:sz="0" w:space="0" w:color="auto"/>
            <w:bottom w:val="none" w:sz="0" w:space="0" w:color="auto"/>
            <w:right w:val="none" w:sz="0" w:space="0" w:color="auto"/>
          </w:divBdr>
        </w:div>
        <w:div w:id="1682733508">
          <w:marLeft w:val="0"/>
          <w:marRight w:val="0"/>
          <w:marTop w:val="0"/>
          <w:marBottom w:val="0"/>
          <w:divBdr>
            <w:top w:val="none" w:sz="0" w:space="0" w:color="auto"/>
            <w:left w:val="none" w:sz="0" w:space="0" w:color="auto"/>
            <w:bottom w:val="none" w:sz="0" w:space="0" w:color="auto"/>
            <w:right w:val="none" w:sz="0" w:space="0" w:color="auto"/>
          </w:divBdr>
        </w:div>
        <w:div w:id="19627155">
          <w:marLeft w:val="0"/>
          <w:marRight w:val="0"/>
          <w:marTop w:val="0"/>
          <w:marBottom w:val="0"/>
          <w:divBdr>
            <w:top w:val="none" w:sz="0" w:space="0" w:color="auto"/>
            <w:left w:val="none" w:sz="0" w:space="0" w:color="auto"/>
            <w:bottom w:val="none" w:sz="0" w:space="0" w:color="auto"/>
            <w:right w:val="none" w:sz="0" w:space="0" w:color="auto"/>
          </w:divBdr>
        </w:div>
        <w:div w:id="842547326">
          <w:marLeft w:val="0"/>
          <w:marRight w:val="0"/>
          <w:marTop w:val="0"/>
          <w:marBottom w:val="0"/>
          <w:divBdr>
            <w:top w:val="none" w:sz="0" w:space="0" w:color="auto"/>
            <w:left w:val="none" w:sz="0" w:space="0" w:color="auto"/>
            <w:bottom w:val="none" w:sz="0" w:space="0" w:color="auto"/>
            <w:right w:val="none" w:sz="0" w:space="0" w:color="auto"/>
          </w:divBdr>
        </w:div>
        <w:div w:id="785082932">
          <w:marLeft w:val="0"/>
          <w:marRight w:val="0"/>
          <w:marTop w:val="0"/>
          <w:marBottom w:val="0"/>
          <w:divBdr>
            <w:top w:val="none" w:sz="0" w:space="0" w:color="auto"/>
            <w:left w:val="none" w:sz="0" w:space="0" w:color="auto"/>
            <w:bottom w:val="none" w:sz="0" w:space="0" w:color="auto"/>
            <w:right w:val="none" w:sz="0" w:space="0" w:color="auto"/>
          </w:divBdr>
        </w:div>
        <w:div w:id="59795688">
          <w:marLeft w:val="0"/>
          <w:marRight w:val="0"/>
          <w:marTop w:val="0"/>
          <w:marBottom w:val="0"/>
          <w:divBdr>
            <w:top w:val="none" w:sz="0" w:space="0" w:color="auto"/>
            <w:left w:val="none" w:sz="0" w:space="0" w:color="auto"/>
            <w:bottom w:val="none" w:sz="0" w:space="0" w:color="auto"/>
            <w:right w:val="none" w:sz="0" w:space="0" w:color="auto"/>
          </w:divBdr>
        </w:div>
        <w:div w:id="1091582416">
          <w:marLeft w:val="0"/>
          <w:marRight w:val="0"/>
          <w:marTop w:val="0"/>
          <w:marBottom w:val="0"/>
          <w:divBdr>
            <w:top w:val="none" w:sz="0" w:space="0" w:color="auto"/>
            <w:left w:val="none" w:sz="0" w:space="0" w:color="auto"/>
            <w:bottom w:val="none" w:sz="0" w:space="0" w:color="auto"/>
            <w:right w:val="none" w:sz="0" w:space="0" w:color="auto"/>
          </w:divBdr>
        </w:div>
        <w:div w:id="2137680685">
          <w:marLeft w:val="0"/>
          <w:marRight w:val="0"/>
          <w:marTop w:val="0"/>
          <w:marBottom w:val="0"/>
          <w:divBdr>
            <w:top w:val="none" w:sz="0" w:space="0" w:color="auto"/>
            <w:left w:val="none" w:sz="0" w:space="0" w:color="auto"/>
            <w:bottom w:val="none" w:sz="0" w:space="0" w:color="auto"/>
            <w:right w:val="none" w:sz="0" w:space="0" w:color="auto"/>
          </w:divBdr>
        </w:div>
        <w:div w:id="1259758048">
          <w:marLeft w:val="0"/>
          <w:marRight w:val="0"/>
          <w:marTop w:val="0"/>
          <w:marBottom w:val="0"/>
          <w:divBdr>
            <w:top w:val="none" w:sz="0" w:space="0" w:color="auto"/>
            <w:left w:val="none" w:sz="0" w:space="0" w:color="auto"/>
            <w:bottom w:val="none" w:sz="0" w:space="0" w:color="auto"/>
            <w:right w:val="none" w:sz="0" w:space="0" w:color="auto"/>
          </w:divBdr>
        </w:div>
      </w:divsChild>
    </w:div>
    <w:div w:id="359431102">
      <w:bodyDiv w:val="1"/>
      <w:marLeft w:val="0"/>
      <w:marRight w:val="0"/>
      <w:marTop w:val="0"/>
      <w:marBottom w:val="0"/>
      <w:divBdr>
        <w:top w:val="none" w:sz="0" w:space="0" w:color="auto"/>
        <w:left w:val="none" w:sz="0" w:space="0" w:color="auto"/>
        <w:bottom w:val="none" w:sz="0" w:space="0" w:color="auto"/>
        <w:right w:val="none" w:sz="0" w:space="0" w:color="auto"/>
      </w:divBdr>
    </w:div>
    <w:div w:id="365447655">
      <w:bodyDiv w:val="1"/>
      <w:marLeft w:val="0"/>
      <w:marRight w:val="0"/>
      <w:marTop w:val="0"/>
      <w:marBottom w:val="0"/>
      <w:divBdr>
        <w:top w:val="none" w:sz="0" w:space="0" w:color="auto"/>
        <w:left w:val="none" w:sz="0" w:space="0" w:color="auto"/>
        <w:bottom w:val="none" w:sz="0" w:space="0" w:color="auto"/>
        <w:right w:val="none" w:sz="0" w:space="0" w:color="auto"/>
      </w:divBdr>
      <w:divsChild>
        <w:div w:id="22554906">
          <w:marLeft w:val="0"/>
          <w:marRight w:val="0"/>
          <w:marTop w:val="0"/>
          <w:marBottom w:val="0"/>
          <w:divBdr>
            <w:top w:val="none" w:sz="0" w:space="0" w:color="auto"/>
            <w:left w:val="none" w:sz="0" w:space="0" w:color="auto"/>
            <w:bottom w:val="none" w:sz="0" w:space="0" w:color="auto"/>
            <w:right w:val="none" w:sz="0" w:space="0" w:color="auto"/>
          </w:divBdr>
        </w:div>
        <w:div w:id="1366753362">
          <w:marLeft w:val="0"/>
          <w:marRight w:val="0"/>
          <w:marTop w:val="0"/>
          <w:marBottom w:val="0"/>
          <w:divBdr>
            <w:top w:val="none" w:sz="0" w:space="0" w:color="auto"/>
            <w:left w:val="none" w:sz="0" w:space="0" w:color="auto"/>
            <w:bottom w:val="none" w:sz="0" w:space="0" w:color="auto"/>
            <w:right w:val="none" w:sz="0" w:space="0" w:color="auto"/>
          </w:divBdr>
        </w:div>
        <w:div w:id="1119294969">
          <w:marLeft w:val="0"/>
          <w:marRight w:val="0"/>
          <w:marTop w:val="0"/>
          <w:marBottom w:val="0"/>
          <w:divBdr>
            <w:top w:val="none" w:sz="0" w:space="0" w:color="auto"/>
            <w:left w:val="none" w:sz="0" w:space="0" w:color="auto"/>
            <w:bottom w:val="none" w:sz="0" w:space="0" w:color="auto"/>
            <w:right w:val="none" w:sz="0" w:space="0" w:color="auto"/>
          </w:divBdr>
        </w:div>
        <w:div w:id="1947537459">
          <w:marLeft w:val="0"/>
          <w:marRight w:val="0"/>
          <w:marTop w:val="0"/>
          <w:marBottom w:val="0"/>
          <w:divBdr>
            <w:top w:val="none" w:sz="0" w:space="0" w:color="auto"/>
            <w:left w:val="none" w:sz="0" w:space="0" w:color="auto"/>
            <w:bottom w:val="none" w:sz="0" w:space="0" w:color="auto"/>
            <w:right w:val="none" w:sz="0" w:space="0" w:color="auto"/>
          </w:divBdr>
        </w:div>
        <w:div w:id="2041083900">
          <w:marLeft w:val="0"/>
          <w:marRight w:val="0"/>
          <w:marTop w:val="0"/>
          <w:marBottom w:val="0"/>
          <w:divBdr>
            <w:top w:val="none" w:sz="0" w:space="0" w:color="auto"/>
            <w:left w:val="none" w:sz="0" w:space="0" w:color="auto"/>
            <w:bottom w:val="none" w:sz="0" w:space="0" w:color="auto"/>
            <w:right w:val="none" w:sz="0" w:space="0" w:color="auto"/>
          </w:divBdr>
        </w:div>
        <w:div w:id="428505422">
          <w:marLeft w:val="0"/>
          <w:marRight w:val="0"/>
          <w:marTop w:val="0"/>
          <w:marBottom w:val="0"/>
          <w:divBdr>
            <w:top w:val="none" w:sz="0" w:space="0" w:color="auto"/>
            <w:left w:val="none" w:sz="0" w:space="0" w:color="auto"/>
            <w:bottom w:val="none" w:sz="0" w:space="0" w:color="auto"/>
            <w:right w:val="none" w:sz="0" w:space="0" w:color="auto"/>
          </w:divBdr>
        </w:div>
        <w:div w:id="1583955329">
          <w:marLeft w:val="0"/>
          <w:marRight w:val="0"/>
          <w:marTop w:val="0"/>
          <w:marBottom w:val="0"/>
          <w:divBdr>
            <w:top w:val="none" w:sz="0" w:space="0" w:color="auto"/>
            <w:left w:val="none" w:sz="0" w:space="0" w:color="auto"/>
            <w:bottom w:val="none" w:sz="0" w:space="0" w:color="auto"/>
            <w:right w:val="none" w:sz="0" w:space="0" w:color="auto"/>
          </w:divBdr>
        </w:div>
        <w:div w:id="640111289">
          <w:marLeft w:val="0"/>
          <w:marRight w:val="0"/>
          <w:marTop w:val="0"/>
          <w:marBottom w:val="0"/>
          <w:divBdr>
            <w:top w:val="none" w:sz="0" w:space="0" w:color="auto"/>
            <w:left w:val="none" w:sz="0" w:space="0" w:color="auto"/>
            <w:bottom w:val="none" w:sz="0" w:space="0" w:color="auto"/>
            <w:right w:val="none" w:sz="0" w:space="0" w:color="auto"/>
          </w:divBdr>
        </w:div>
        <w:div w:id="862979724">
          <w:marLeft w:val="0"/>
          <w:marRight w:val="0"/>
          <w:marTop w:val="0"/>
          <w:marBottom w:val="0"/>
          <w:divBdr>
            <w:top w:val="none" w:sz="0" w:space="0" w:color="auto"/>
            <w:left w:val="none" w:sz="0" w:space="0" w:color="auto"/>
            <w:bottom w:val="none" w:sz="0" w:space="0" w:color="auto"/>
            <w:right w:val="none" w:sz="0" w:space="0" w:color="auto"/>
          </w:divBdr>
        </w:div>
        <w:div w:id="1068579754">
          <w:marLeft w:val="0"/>
          <w:marRight w:val="0"/>
          <w:marTop w:val="0"/>
          <w:marBottom w:val="0"/>
          <w:divBdr>
            <w:top w:val="none" w:sz="0" w:space="0" w:color="auto"/>
            <w:left w:val="none" w:sz="0" w:space="0" w:color="auto"/>
            <w:bottom w:val="none" w:sz="0" w:space="0" w:color="auto"/>
            <w:right w:val="none" w:sz="0" w:space="0" w:color="auto"/>
          </w:divBdr>
        </w:div>
        <w:div w:id="2098210352">
          <w:marLeft w:val="0"/>
          <w:marRight w:val="0"/>
          <w:marTop w:val="0"/>
          <w:marBottom w:val="0"/>
          <w:divBdr>
            <w:top w:val="none" w:sz="0" w:space="0" w:color="auto"/>
            <w:left w:val="none" w:sz="0" w:space="0" w:color="auto"/>
            <w:bottom w:val="none" w:sz="0" w:space="0" w:color="auto"/>
            <w:right w:val="none" w:sz="0" w:space="0" w:color="auto"/>
          </w:divBdr>
        </w:div>
        <w:div w:id="487981397">
          <w:marLeft w:val="0"/>
          <w:marRight w:val="0"/>
          <w:marTop w:val="0"/>
          <w:marBottom w:val="0"/>
          <w:divBdr>
            <w:top w:val="none" w:sz="0" w:space="0" w:color="auto"/>
            <w:left w:val="none" w:sz="0" w:space="0" w:color="auto"/>
            <w:bottom w:val="none" w:sz="0" w:space="0" w:color="auto"/>
            <w:right w:val="none" w:sz="0" w:space="0" w:color="auto"/>
          </w:divBdr>
        </w:div>
        <w:div w:id="275450857">
          <w:marLeft w:val="0"/>
          <w:marRight w:val="0"/>
          <w:marTop w:val="0"/>
          <w:marBottom w:val="0"/>
          <w:divBdr>
            <w:top w:val="none" w:sz="0" w:space="0" w:color="auto"/>
            <w:left w:val="none" w:sz="0" w:space="0" w:color="auto"/>
            <w:bottom w:val="none" w:sz="0" w:space="0" w:color="auto"/>
            <w:right w:val="none" w:sz="0" w:space="0" w:color="auto"/>
          </w:divBdr>
        </w:div>
      </w:divsChild>
    </w:div>
    <w:div w:id="373967071">
      <w:bodyDiv w:val="1"/>
      <w:marLeft w:val="0"/>
      <w:marRight w:val="0"/>
      <w:marTop w:val="0"/>
      <w:marBottom w:val="0"/>
      <w:divBdr>
        <w:top w:val="none" w:sz="0" w:space="0" w:color="auto"/>
        <w:left w:val="none" w:sz="0" w:space="0" w:color="auto"/>
        <w:bottom w:val="none" w:sz="0" w:space="0" w:color="auto"/>
        <w:right w:val="none" w:sz="0" w:space="0" w:color="auto"/>
      </w:divBdr>
    </w:div>
    <w:div w:id="382364033">
      <w:bodyDiv w:val="1"/>
      <w:marLeft w:val="0"/>
      <w:marRight w:val="0"/>
      <w:marTop w:val="0"/>
      <w:marBottom w:val="0"/>
      <w:divBdr>
        <w:top w:val="none" w:sz="0" w:space="0" w:color="auto"/>
        <w:left w:val="none" w:sz="0" w:space="0" w:color="auto"/>
        <w:bottom w:val="none" w:sz="0" w:space="0" w:color="auto"/>
        <w:right w:val="none" w:sz="0" w:space="0" w:color="auto"/>
      </w:divBdr>
    </w:div>
    <w:div w:id="385377380">
      <w:bodyDiv w:val="1"/>
      <w:marLeft w:val="0"/>
      <w:marRight w:val="0"/>
      <w:marTop w:val="0"/>
      <w:marBottom w:val="0"/>
      <w:divBdr>
        <w:top w:val="none" w:sz="0" w:space="0" w:color="auto"/>
        <w:left w:val="none" w:sz="0" w:space="0" w:color="auto"/>
        <w:bottom w:val="none" w:sz="0" w:space="0" w:color="auto"/>
        <w:right w:val="none" w:sz="0" w:space="0" w:color="auto"/>
      </w:divBdr>
    </w:div>
    <w:div w:id="442696046">
      <w:bodyDiv w:val="1"/>
      <w:marLeft w:val="0"/>
      <w:marRight w:val="0"/>
      <w:marTop w:val="0"/>
      <w:marBottom w:val="0"/>
      <w:divBdr>
        <w:top w:val="none" w:sz="0" w:space="0" w:color="auto"/>
        <w:left w:val="none" w:sz="0" w:space="0" w:color="auto"/>
        <w:bottom w:val="none" w:sz="0" w:space="0" w:color="auto"/>
        <w:right w:val="none" w:sz="0" w:space="0" w:color="auto"/>
      </w:divBdr>
    </w:div>
    <w:div w:id="470367554">
      <w:bodyDiv w:val="1"/>
      <w:marLeft w:val="0"/>
      <w:marRight w:val="0"/>
      <w:marTop w:val="0"/>
      <w:marBottom w:val="0"/>
      <w:divBdr>
        <w:top w:val="none" w:sz="0" w:space="0" w:color="auto"/>
        <w:left w:val="none" w:sz="0" w:space="0" w:color="auto"/>
        <w:bottom w:val="none" w:sz="0" w:space="0" w:color="auto"/>
        <w:right w:val="none" w:sz="0" w:space="0" w:color="auto"/>
      </w:divBdr>
    </w:div>
    <w:div w:id="474034676">
      <w:bodyDiv w:val="1"/>
      <w:marLeft w:val="0"/>
      <w:marRight w:val="0"/>
      <w:marTop w:val="0"/>
      <w:marBottom w:val="0"/>
      <w:divBdr>
        <w:top w:val="none" w:sz="0" w:space="0" w:color="auto"/>
        <w:left w:val="none" w:sz="0" w:space="0" w:color="auto"/>
        <w:bottom w:val="none" w:sz="0" w:space="0" w:color="auto"/>
        <w:right w:val="none" w:sz="0" w:space="0" w:color="auto"/>
      </w:divBdr>
    </w:div>
    <w:div w:id="484400778">
      <w:bodyDiv w:val="1"/>
      <w:marLeft w:val="0"/>
      <w:marRight w:val="0"/>
      <w:marTop w:val="0"/>
      <w:marBottom w:val="0"/>
      <w:divBdr>
        <w:top w:val="none" w:sz="0" w:space="0" w:color="auto"/>
        <w:left w:val="none" w:sz="0" w:space="0" w:color="auto"/>
        <w:bottom w:val="none" w:sz="0" w:space="0" w:color="auto"/>
        <w:right w:val="none" w:sz="0" w:space="0" w:color="auto"/>
      </w:divBdr>
    </w:div>
    <w:div w:id="490800016">
      <w:bodyDiv w:val="1"/>
      <w:marLeft w:val="0"/>
      <w:marRight w:val="0"/>
      <w:marTop w:val="0"/>
      <w:marBottom w:val="0"/>
      <w:divBdr>
        <w:top w:val="none" w:sz="0" w:space="0" w:color="auto"/>
        <w:left w:val="none" w:sz="0" w:space="0" w:color="auto"/>
        <w:bottom w:val="none" w:sz="0" w:space="0" w:color="auto"/>
        <w:right w:val="none" w:sz="0" w:space="0" w:color="auto"/>
      </w:divBdr>
    </w:div>
    <w:div w:id="496580074">
      <w:bodyDiv w:val="1"/>
      <w:marLeft w:val="0"/>
      <w:marRight w:val="0"/>
      <w:marTop w:val="0"/>
      <w:marBottom w:val="0"/>
      <w:divBdr>
        <w:top w:val="none" w:sz="0" w:space="0" w:color="auto"/>
        <w:left w:val="none" w:sz="0" w:space="0" w:color="auto"/>
        <w:bottom w:val="none" w:sz="0" w:space="0" w:color="auto"/>
        <w:right w:val="none" w:sz="0" w:space="0" w:color="auto"/>
      </w:divBdr>
    </w:div>
    <w:div w:id="529756872">
      <w:bodyDiv w:val="1"/>
      <w:marLeft w:val="0"/>
      <w:marRight w:val="0"/>
      <w:marTop w:val="0"/>
      <w:marBottom w:val="0"/>
      <w:divBdr>
        <w:top w:val="none" w:sz="0" w:space="0" w:color="auto"/>
        <w:left w:val="none" w:sz="0" w:space="0" w:color="auto"/>
        <w:bottom w:val="none" w:sz="0" w:space="0" w:color="auto"/>
        <w:right w:val="none" w:sz="0" w:space="0" w:color="auto"/>
      </w:divBdr>
    </w:div>
    <w:div w:id="551498631">
      <w:bodyDiv w:val="1"/>
      <w:marLeft w:val="0"/>
      <w:marRight w:val="0"/>
      <w:marTop w:val="0"/>
      <w:marBottom w:val="0"/>
      <w:divBdr>
        <w:top w:val="none" w:sz="0" w:space="0" w:color="auto"/>
        <w:left w:val="none" w:sz="0" w:space="0" w:color="auto"/>
        <w:bottom w:val="none" w:sz="0" w:space="0" w:color="auto"/>
        <w:right w:val="none" w:sz="0" w:space="0" w:color="auto"/>
      </w:divBdr>
    </w:div>
    <w:div w:id="553124583">
      <w:bodyDiv w:val="1"/>
      <w:marLeft w:val="0"/>
      <w:marRight w:val="0"/>
      <w:marTop w:val="0"/>
      <w:marBottom w:val="0"/>
      <w:divBdr>
        <w:top w:val="none" w:sz="0" w:space="0" w:color="auto"/>
        <w:left w:val="none" w:sz="0" w:space="0" w:color="auto"/>
        <w:bottom w:val="none" w:sz="0" w:space="0" w:color="auto"/>
        <w:right w:val="none" w:sz="0" w:space="0" w:color="auto"/>
      </w:divBdr>
    </w:div>
    <w:div w:id="557932826">
      <w:bodyDiv w:val="1"/>
      <w:marLeft w:val="0"/>
      <w:marRight w:val="0"/>
      <w:marTop w:val="0"/>
      <w:marBottom w:val="0"/>
      <w:divBdr>
        <w:top w:val="none" w:sz="0" w:space="0" w:color="auto"/>
        <w:left w:val="none" w:sz="0" w:space="0" w:color="auto"/>
        <w:bottom w:val="none" w:sz="0" w:space="0" w:color="auto"/>
        <w:right w:val="none" w:sz="0" w:space="0" w:color="auto"/>
      </w:divBdr>
    </w:div>
    <w:div w:id="563300397">
      <w:bodyDiv w:val="1"/>
      <w:marLeft w:val="0"/>
      <w:marRight w:val="0"/>
      <w:marTop w:val="0"/>
      <w:marBottom w:val="0"/>
      <w:divBdr>
        <w:top w:val="none" w:sz="0" w:space="0" w:color="auto"/>
        <w:left w:val="none" w:sz="0" w:space="0" w:color="auto"/>
        <w:bottom w:val="none" w:sz="0" w:space="0" w:color="auto"/>
        <w:right w:val="none" w:sz="0" w:space="0" w:color="auto"/>
      </w:divBdr>
    </w:div>
    <w:div w:id="570890758">
      <w:bodyDiv w:val="1"/>
      <w:marLeft w:val="0"/>
      <w:marRight w:val="0"/>
      <w:marTop w:val="0"/>
      <w:marBottom w:val="0"/>
      <w:divBdr>
        <w:top w:val="none" w:sz="0" w:space="0" w:color="auto"/>
        <w:left w:val="none" w:sz="0" w:space="0" w:color="auto"/>
        <w:bottom w:val="none" w:sz="0" w:space="0" w:color="auto"/>
        <w:right w:val="none" w:sz="0" w:space="0" w:color="auto"/>
      </w:divBdr>
    </w:div>
    <w:div w:id="631441679">
      <w:bodyDiv w:val="1"/>
      <w:marLeft w:val="0"/>
      <w:marRight w:val="0"/>
      <w:marTop w:val="0"/>
      <w:marBottom w:val="0"/>
      <w:divBdr>
        <w:top w:val="none" w:sz="0" w:space="0" w:color="auto"/>
        <w:left w:val="none" w:sz="0" w:space="0" w:color="auto"/>
        <w:bottom w:val="none" w:sz="0" w:space="0" w:color="auto"/>
        <w:right w:val="none" w:sz="0" w:space="0" w:color="auto"/>
      </w:divBdr>
    </w:div>
    <w:div w:id="702708731">
      <w:bodyDiv w:val="1"/>
      <w:marLeft w:val="0"/>
      <w:marRight w:val="0"/>
      <w:marTop w:val="0"/>
      <w:marBottom w:val="0"/>
      <w:divBdr>
        <w:top w:val="none" w:sz="0" w:space="0" w:color="auto"/>
        <w:left w:val="none" w:sz="0" w:space="0" w:color="auto"/>
        <w:bottom w:val="none" w:sz="0" w:space="0" w:color="auto"/>
        <w:right w:val="none" w:sz="0" w:space="0" w:color="auto"/>
      </w:divBdr>
    </w:div>
    <w:div w:id="712734796">
      <w:bodyDiv w:val="1"/>
      <w:marLeft w:val="0"/>
      <w:marRight w:val="0"/>
      <w:marTop w:val="0"/>
      <w:marBottom w:val="0"/>
      <w:divBdr>
        <w:top w:val="none" w:sz="0" w:space="0" w:color="auto"/>
        <w:left w:val="none" w:sz="0" w:space="0" w:color="auto"/>
        <w:bottom w:val="none" w:sz="0" w:space="0" w:color="auto"/>
        <w:right w:val="none" w:sz="0" w:space="0" w:color="auto"/>
      </w:divBdr>
    </w:div>
    <w:div w:id="713391703">
      <w:bodyDiv w:val="1"/>
      <w:marLeft w:val="0"/>
      <w:marRight w:val="0"/>
      <w:marTop w:val="0"/>
      <w:marBottom w:val="0"/>
      <w:divBdr>
        <w:top w:val="none" w:sz="0" w:space="0" w:color="auto"/>
        <w:left w:val="none" w:sz="0" w:space="0" w:color="auto"/>
        <w:bottom w:val="none" w:sz="0" w:space="0" w:color="auto"/>
        <w:right w:val="none" w:sz="0" w:space="0" w:color="auto"/>
      </w:divBdr>
    </w:div>
    <w:div w:id="727411376">
      <w:bodyDiv w:val="1"/>
      <w:marLeft w:val="0"/>
      <w:marRight w:val="0"/>
      <w:marTop w:val="0"/>
      <w:marBottom w:val="0"/>
      <w:divBdr>
        <w:top w:val="none" w:sz="0" w:space="0" w:color="auto"/>
        <w:left w:val="none" w:sz="0" w:space="0" w:color="auto"/>
        <w:bottom w:val="none" w:sz="0" w:space="0" w:color="auto"/>
        <w:right w:val="none" w:sz="0" w:space="0" w:color="auto"/>
      </w:divBdr>
    </w:div>
    <w:div w:id="731267611">
      <w:bodyDiv w:val="1"/>
      <w:marLeft w:val="0"/>
      <w:marRight w:val="0"/>
      <w:marTop w:val="0"/>
      <w:marBottom w:val="0"/>
      <w:divBdr>
        <w:top w:val="none" w:sz="0" w:space="0" w:color="auto"/>
        <w:left w:val="none" w:sz="0" w:space="0" w:color="auto"/>
        <w:bottom w:val="none" w:sz="0" w:space="0" w:color="auto"/>
        <w:right w:val="none" w:sz="0" w:space="0" w:color="auto"/>
      </w:divBdr>
    </w:div>
    <w:div w:id="794373207">
      <w:bodyDiv w:val="1"/>
      <w:marLeft w:val="0"/>
      <w:marRight w:val="0"/>
      <w:marTop w:val="0"/>
      <w:marBottom w:val="0"/>
      <w:divBdr>
        <w:top w:val="none" w:sz="0" w:space="0" w:color="auto"/>
        <w:left w:val="none" w:sz="0" w:space="0" w:color="auto"/>
        <w:bottom w:val="none" w:sz="0" w:space="0" w:color="auto"/>
        <w:right w:val="none" w:sz="0" w:space="0" w:color="auto"/>
      </w:divBdr>
    </w:div>
    <w:div w:id="806120740">
      <w:bodyDiv w:val="1"/>
      <w:marLeft w:val="0"/>
      <w:marRight w:val="0"/>
      <w:marTop w:val="0"/>
      <w:marBottom w:val="0"/>
      <w:divBdr>
        <w:top w:val="none" w:sz="0" w:space="0" w:color="auto"/>
        <w:left w:val="none" w:sz="0" w:space="0" w:color="auto"/>
        <w:bottom w:val="none" w:sz="0" w:space="0" w:color="auto"/>
        <w:right w:val="none" w:sz="0" w:space="0" w:color="auto"/>
      </w:divBdr>
    </w:div>
    <w:div w:id="816413195">
      <w:bodyDiv w:val="1"/>
      <w:marLeft w:val="0"/>
      <w:marRight w:val="0"/>
      <w:marTop w:val="0"/>
      <w:marBottom w:val="0"/>
      <w:divBdr>
        <w:top w:val="none" w:sz="0" w:space="0" w:color="auto"/>
        <w:left w:val="none" w:sz="0" w:space="0" w:color="auto"/>
        <w:bottom w:val="none" w:sz="0" w:space="0" w:color="auto"/>
        <w:right w:val="none" w:sz="0" w:space="0" w:color="auto"/>
      </w:divBdr>
    </w:div>
    <w:div w:id="843130081">
      <w:bodyDiv w:val="1"/>
      <w:marLeft w:val="0"/>
      <w:marRight w:val="0"/>
      <w:marTop w:val="0"/>
      <w:marBottom w:val="0"/>
      <w:divBdr>
        <w:top w:val="none" w:sz="0" w:space="0" w:color="auto"/>
        <w:left w:val="none" w:sz="0" w:space="0" w:color="auto"/>
        <w:bottom w:val="none" w:sz="0" w:space="0" w:color="auto"/>
        <w:right w:val="none" w:sz="0" w:space="0" w:color="auto"/>
      </w:divBdr>
    </w:div>
    <w:div w:id="847867561">
      <w:bodyDiv w:val="1"/>
      <w:marLeft w:val="0"/>
      <w:marRight w:val="0"/>
      <w:marTop w:val="0"/>
      <w:marBottom w:val="0"/>
      <w:divBdr>
        <w:top w:val="none" w:sz="0" w:space="0" w:color="auto"/>
        <w:left w:val="none" w:sz="0" w:space="0" w:color="auto"/>
        <w:bottom w:val="none" w:sz="0" w:space="0" w:color="auto"/>
        <w:right w:val="none" w:sz="0" w:space="0" w:color="auto"/>
      </w:divBdr>
    </w:div>
    <w:div w:id="848641174">
      <w:bodyDiv w:val="1"/>
      <w:marLeft w:val="0"/>
      <w:marRight w:val="0"/>
      <w:marTop w:val="0"/>
      <w:marBottom w:val="0"/>
      <w:divBdr>
        <w:top w:val="none" w:sz="0" w:space="0" w:color="auto"/>
        <w:left w:val="none" w:sz="0" w:space="0" w:color="auto"/>
        <w:bottom w:val="none" w:sz="0" w:space="0" w:color="auto"/>
        <w:right w:val="none" w:sz="0" w:space="0" w:color="auto"/>
      </w:divBdr>
    </w:div>
    <w:div w:id="875506246">
      <w:bodyDiv w:val="1"/>
      <w:marLeft w:val="0"/>
      <w:marRight w:val="0"/>
      <w:marTop w:val="0"/>
      <w:marBottom w:val="0"/>
      <w:divBdr>
        <w:top w:val="none" w:sz="0" w:space="0" w:color="auto"/>
        <w:left w:val="none" w:sz="0" w:space="0" w:color="auto"/>
        <w:bottom w:val="none" w:sz="0" w:space="0" w:color="auto"/>
        <w:right w:val="none" w:sz="0" w:space="0" w:color="auto"/>
      </w:divBdr>
    </w:div>
    <w:div w:id="880749865">
      <w:bodyDiv w:val="1"/>
      <w:marLeft w:val="0"/>
      <w:marRight w:val="0"/>
      <w:marTop w:val="0"/>
      <w:marBottom w:val="0"/>
      <w:divBdr>
        <w:top w:val="none" w:sz="0" w:space="0" w:color="auto"/>
        <w:left w:val="none" w:sz="0" w:space="0" w:color="auto"/>
        <w:bottom w:val="none" w:sz="0" w:space="0" w:color="auto"/>
        <w:right w:val="none" w:sz="0" w:space="0" w:color="auto"/>
      </w:divBdr>
    </w:div>
    <w:div w:id="903102888">
      <w:bodyDiv w:val="1"/>
      <w:marLeft w:val="0"/>
      <w:marRight w:val="0"/>
      <w:marTop w:val="0"/>
      <w:marBottom w:val="0"/>
      <w:divBdr>
        <w:top w:val="none" w:sz="0" w:space="0" w:color="auto"/>
        <w:left w:val="none" w:sz="0" w:space="0" w:color="auto"/>
        <w:bottom w:val="none" w:sz="0" w:space="0" w:color="auto"/>
        <w:right w:val="none" w:sz="0" w:space="0" w:color="auto"/>
      </w:divBdr>
    </w:div>
    <w:div w:id="909194530">
      <w:bodyDiv w:val="1"/>
      <w:marLeft w:val="0"/>
      <w:marRight w:val="0"/>
      <w:marTop w:val="0"/>
      <w:marBottom w:val="0"/>
      <w:divBdr>
        <w:top w:val="none" w:sz="0" w:space="0" w:color="auto"/>
        <w:left w:val="none" w:sz="0" w:space="0" w:color="auto"/>
        <w:bottom w:val="none" w:sz="0" w:space="0" w:color="auto"/>
        <w:right w:val="none" w:sz="0" w:space="0" w:color="auto"/>
      </w:divBdr>
    </w:div>
    <w:div w:id="909534030">
      <w:bodyDiv w:val="1"/>
      <w:marLeft w:val="0"/>
      <w:marRight w:val="0"/>
      <w:marTop w:val="0"/>
      <w:marBottom w:val="0"/>
      <w:divBdr>
        <w:top w:val="none" w:sz="0" w:space="0" w:color="auto"/>
        <w:left w:val="none" w:sz="0" w:space="0" w:color="auto"/>
        <w:bottom w:val="none" w:sz="0" w:space="0" w:color="auto"/>
        <w:right w:val="none" w:sz="0" w:space="0" w:color="auto"/>
      </w:divBdr>
    </w:div>
    <w:div w:id="909853023">
      <w:bodyDiv w:val="1"/>
      <w:marLeft w:val="0"/>
      <w:marRight w:val="0"/>
      <w:marTop w:val="0"/>
      <w:marBottom w:val="0"/>
      <w:divBdr>
        <w:top w:val="none" w:sz="0" w:space="0" w:color="auto"/>
        <w:left w:val="none" w:sz="0" w:space="0" w:color="auto"/>
        <w:bottom w:val="none" w:sz="0" w:space="0" w:color="auto"/>
        <w:right w:val="none" w:sz="0" w:space="0" w:color="auto"/>
      </w:divBdr>
    </w:div>
    <w:div w:id="916745392">
      <w:bodyDiv w:val="1"/>
      <w:marLeft w:val="0"/>
      <w:marRight w:val="0"/>
      <w:marTop w:val="0"/>
      <w:marBottom w:val="0"/>
      <w:divBdr>
        <w:top w:val="none" w:sz="0" w:space="0" w:color="auto"/>
        <w:left w:val="none" w:sz="0" w:space="0" w:color="auto"/>
        <w:bottom w:val="none" w:sz="0" w:space="0" w:color="auto"/>
        <w:right w:val="none" w:sz="0" w:space="0" w:color="auto"/>
      </w:divBdr>
      <w:divsChild>
        <w:div w:id="1947544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930197">
      <w:bodyDiv w:val="1"/>
      <w:marLeft w:val="0"/>
      <w:marRight w:val="0"/>
      <w:marTop w:val="0"/>
      <w:marBottom w:val="0"/>
      <w:divBdr>
        <w:top w:val="none" w:sz="0" w:space="0" w:color="auto"/>
        <w:left w:val="none" w:sz="0" w:space="0" w:color="auto"/>
        <w:bottom w:val="none" w:sz="0" w:space="0" w:color="auto"/>
        <w:right w:val="none" w:sz="0" w:space="0" w:color="auto"/>
      </w:divBdr>
    </w:div>
    <w:div w:id="982927136">
      <w:bodyDiv w:val="1"/>
      <w:marLeft w:val="0"/>
      <w:marRight w:val="0"/>
      <w:marTop w:val="0"/>
      <w:marBottom w:val="0"/>
      <w:divBdr>
        <w:top w:val="none" w:sz="0" w:space="0" w:color="auto"/>
        <w:left w:val="none" w:sz="0" w:space="0" w:color="auto"/>
        <w:bottom w:val="none" w:sz="0" w:space="0" w:color="auto"/>
        <w:right w:val="none" w:sz="0" w:space="0" w:color="auto"/>
      </w:divBdr>
      <w:divsChild>
        <w:div w:id="1217080913">
          <w:marLeft w:val="0"/>
          <w:marRight w:val="0"/>
          <w:marTop w:val="0"/>
          <w:marBottom w:val="0"/>
          <w:divBdr>
            <w:top w:val="none" w:sz="0" w:space="0" w:color="auto"/>
            <w:left w:val="none" w:sz="0" w:space="0" w:color="auto"/>
            <w:bottom w:val="none" w:sz="0" w:space="0" w:color="auto"/>
            <w:right w:val="none" w:sz="0" w:space="0" w:color="auto"/>
          </w:divBdr>
        </w:div>
        <w:div w:id="2043624802">
          <w:marLeft w:val="0"/>
          <w:marRight w:val="0"/>
          <w:marTop w:val="0"/>
          <w:marBottom w:val="0"/>
          <w:divBdr>
            <w:top w:val="none" w:sz="0" w:space="0" w:color="auto"/>
            <w:left w:val="none" w:sz="0" w:space="0" w:color="auto"/>
            <w:bottom w:val="none" w:sz="0" w:space="0" w:color="auto"/>
            <w:right w:val="none" w:sz="0" w:space="0" w:color="auto"/>
          </w:divBdr>
        </w:div>
        <w:div w:id="1907254409">
          <w:marLeft w:val="0"/>
          <w:marRight w:val="0"/>
          <w:marTop w:val="0"/>
          <w:marBottom w:val="0"/>
          <w:divBdr>
            <w:top w:val="none" w:sz="0" w:space="0" w:color="auto"/>
            <w:left w:val="none" w:sz="0" w:space="0" w:color="auto"/>
            <w:bottom w:val="none" w:sz="0" w:space="0" w:color="auto"/>
            <w:right w:val="none" w:sz="0" w:space="0" w:color="auto"/>
          </w:divBdr>
        </w:div>
        <w:div w:id="2079328711">
          <w:marLeft w:val="0"/>
          <w:marRight w:val="0"/>
          <w:marTop w:val="0"/>
          <w:marBottom w:val="0"/>
          <w:divBdr>
            <w:top w:val="none" w:sz="0" w:space="0" w:color="auto"/>
            <w:left w:val="none" w:sz="0" w:space="0" w:color="auto"/>
            <w:bottom w:val="none" w:sz="0" w:space="0" w:color="auto"/>
            <w:right w:val="none" w:sz="0" w:space="0" w:color="auto"/>
          </w:divBdr>
        </w:div>
        <w:div w:id="712995568">
          <w:marLeft w:val="0"/>
          <w:marRight w:val="0"/>
          <w:marTop w:val="0"/>
          <w:marBottom w:val="0"/>
          <w:divBdr>
            <w:top w:val="none" w:sz="0" w:space="0" w:color="auto"/>
            <w:left w:val="none" w:sz="0" w:space="0" w:color="auto"/>
            <w:bottom w:val="none" w:sz="0" w:space="0" w:color="auto"/>
            <w:right w:val="none" w:sz="0" w:space="0" w:color="auto"/>
          </w:divBdr>
        </w:div>
        <w:div w:id="270748148">
          <w:marLeft w:val="0"/>
          <w:marRight w:val="0"/>
          <w:marTop w:val="0"/>
          <w:marBottom w:val="0"/>
          <w:divBdr>
            <w:top w:val="none" w:sz="0" w:space="0" w:color="auto"/>
            <w:left w:val="none" w:sz="0" w:space="0" w:color="auto"/>
            <w:bottom w:val="none" w:sz="0" w:space="0" w:color="auto"/>
            <w:right w:val="none" w:sz="0" w:space="0" w:color="auto"/>
          </w:divBdr>
        </w:div>
        <w:div w:id="620503084">
          <w:marLeft w:val="0"/>
          <w:marRight w:val="0"/>
          <w:marTop w:val="0"/>
          <w:marBottom w:val="0"/>
          <w:divBdr>
            <w:top w:val="none" w:sz="0" w:space="0" w:color="auto"/>
            <w:left w:val="none" w:sz="0" w:space="0" w:color="auto"/>
            <w:bottom w:val="none" w:sz="0" w:space="0" w:color="auto"/>
            <w:right w:val="none" w:sz="0" w:space="0" w:color="auto"/>
          </w:divBdr>
        </w:div>
        <w:div w:id="1550992104">
          <w:marLeft w:val="0"/>
          <w:marRight w:val="0"/>
          <w:marTop w:val="0"/>
          <w:marBottom w:val="0"/>
          <w:divBdr>
            <w:top w:val="none" w:sz="0" w:space="0" w:color="auto"/>
            <w:left w:val="none" w:sz="0" w:space="0" w:color="auto"/>
            <w:bottom w:val="none" w:sz="0" w:space="0" w:color="auto"/>
            <w:right w:val="none" w:sz="0" w:space="0" w:color="auto"/>
          </w:divBdr>
        </w:div>
        <w:div w:id="1232043557">
          <w:marLeft w:val="0"/>
          <w:marRight w:val="0"/>
          <w:marTop w:val="0"/>
          <w:marBottom w:val="0"/>
          <w:divBdr>
            <w:top w:val="none" w:sz="0" w:space="0" w:color="auto"/>
            <w:left w:val="none" w:sz="0" w:space="0" w:color="auto"/>
            <w:bottom w:val="none" w:sz="0" w:space="0" w:color="auto"/>
            <w:right w:val="none" w:sz="0" w:space="0" w:color="auto"/>
          </w:divBdr>
        </w:div>
        <w:div w:id="1884291364">
          <w:marLeft w:val="0"/>
          <w:marRight w:val="0"/>
          <w:marTop w:val="0"/>
          <w:marBottom w:val="0"/>
          <w:divBdr>
            <w:top w:val="none" w:sz="0" w:space="0" w:color="auto"/>
            <w:left w:val="none" w:sz="0" w:space="0" w:color="auto"/>
            <w:bottom w:val="none" w:sz="0" w:space="0" w:color="auto"/>
            <w:right w:val="none" w:sz="0" w:space="0" w:color="auto"/>
          </w:divBdr>
        </w:div>
        <w:div w:id="1014964255">
          <w:marLeft w:val="0"/>
          <w:marRight w:val="0"/>
          <w:marTop w:val="0"/>
          <w:marBottom w:val="0"/>
          <w:divBdr>
            <w:top w:val="none" w:sz="0" w:space="0" w:color="auto"/>
            <w:left w:val="none" w:sz="0" w:space="0" w:color="auto"/>
            <w:bottom w:val="none" w:sz="0" w:space="0" w:color="auto"/>
            <w:right w:val="none" w:sz="0" w:space="0" w:color="auto"/>
          </w:divBdr>
        </w:div>
        <w:div w:id="1536118718">
          <w:marLeft w:val="0"/>
          <w:marRight w:val="0"/>
          <w:marTop w:val="0"/>
          <w:marBottom w:val="0"/>
          <w:divBdr>
            <w:top w:val="none" w:sz="0" w:space="0" w:color="auto"/>
            <w:left w:val="none" w:sz="0" w:space="0" w:color="auto"/>
            <w:bottom w:val="none" w:sz="0" w:space="0" w:color="auto"/>
            <w:right w:val="none" w:sz="0" w:space="0" w:color="auto"/>
          </w:divBdr>
        </w:div>
        <w:div w:id="1041981243">
          <w:marLeft w:val="0"/>
          <w:marRight w:val="0"/>
          <w:marTop w:val="0"/>
          <w:marBottom w:val="0"/>
          <w:divBdr>
            <w:top w:val="none" w:sz="0" w:space="0" w:color="auto"/>
            <w:left w:val="none" w:sz="0" w:space="0" w:color="auto"/>
            <w:bottom w:val="none" w:sz="0" w:space="0" w:color="auto"/>
            <w:right w:val="none" w:sz="0" w:space="0" w:color="auto"/>
          </w:divBdr>
        </w:div>
      </w:divsChild>
    </w:div>
    <w:div w:id="997153364">
      <w:bodyDiv w:val="1"/>
      <w:marLeft w:val="0"/>
      <w:marRight w:val="0"/>
      <w:marTop w:val="0"/>
      <w:marBottom w:val="0"/>
      <w:divBdr>
        <w:top w:val="none" w:sz="0" w:space="0" w:color="auto"/>
        <w:left w:val="none" w:sz="0" w:space="0" w:color="auto"/>
        <w:bottom w:val="none" w:sz="0" w:space="0" w:color="auto"/>
        <w:right w:val="none" w:sz="0" w:space="0" w:color="auto"/>
      </w:divBdr>
    </w:div>
    <w:div w:id="997535551">
      <w:bodyDiv w:val="1"/>
      <w:marLeft w:val="0"/>
      <w:marRight w:val="0"/>
      <w:marTop w:val="0"/>
      <w:marBottom w:val="0"/>
      <w:divBdr>
        <w:top w:val="none" w:sz="0" w:space="0" w:color="auto"/>
        <w:left w:val="none" w:sz="0" w:space="0" w:color="auto"/>
        <w:bottom w:val="none" w:sz="0" w:space="0" w:color="auto"/>
        <w:right w:val="none" w:sz="0" w:space="0" w:color="auto"/>
      </w:divBdr>
    </w:div>
    <w:div w:id="1005593396">
      <w:bodyDiv w:val="1"/>
      <w:marLeft w:val="0"/>
      <w:marRight w:val="0"/>
      <w:marTop w:val="0"/>
      <w:marBottom w:val="0"/>
      <w:divBdr>
        <w:top w:val="none" w:sz="0" w:space="0" w:color="auto"/>
        <w:left w:val="none" w:sz="0" w:space="0" w:color="auto"/>
        <w:bottom w:val="none" w:sz="0" w:space="0" w:color="auto"/>
        <w:right w:val="none" w:sz="0" w:space="0" w:color="auto"/>
      </w:divBdr>
    </w:div>
    <w:div w:id="1017661204">
      <w:bodyDiv w:val="1"/>
      <w:marLeft w:val="0"/>
      <w:marRight w:val="0"/>
      <w:marTop w:val="0"/>
      <w:marBottom w:val="0"/>
      <w:divBdr>
        <w:top w:val="none" w:sz="0" w:space="0" w:color="auto"/>
        <w:left w:val="none" w:sz="0" w:space="0" w:color="auto"/>
        <w:bottom w:val="none" w:sz="0" w:space="0" w:color="auto"/>
        <w:right w:val="none" w:sz="0" w:space="0" w:color="auto"/>
      </w:divBdr>
    </w:div>
    <w:div w:id="1057632929">
      <w:bodyDiv w:val="1"/>
      <w:marLeft w:val="0"/>
      <w:marRight w:val="0"/>
      <w:marTop w:val="0"/>
      <w:marBottom w:val="0"/>
      <w:divBdr>
        <w:top w:val="none" w:sz="0" w:space="0" w:color="auto"/>
        <w:left w:val="none" w:sz="0" w:space="0" w:color="auto"/>
        <w:bottom w:val="none" w:sz="0" w:space="0" w:color="auto"/>
        <w:right w:val="none" w:sz="0" w:space="0" w:color="auto"/>
      </w:divBdr>
    </w:div>
    <w:div w:id="1057970700">
      <w:bodyDiv w:val="1"/>
      <w:marLeft w:val="0"/>
      <w:marRight w:val="0"/>
      <w:marTop w:val="0"/>
      <w:marBottom w:val="0"/>
      <w:divBdr>
        <w:top w:val="none" w:sz="0" w:space="0" w:color="auto"/>
        <w:left w:val="none" w:sz="0" w:space="0" w:color="auto"/>
        <w:bottom w:val="none" w:sz="0" w:space="0" w:color="auto"/>
        <w:right w:val="none" w:sz="0" w:space="0" w:color="auto"/>
      </w:divBdr>
    </w:div>
    <w:div w:id="1073044313">
      <w:bodyDiv w:val="1"/>
      <w:marLeft w:val="0"/>
      <w:marRight w:val="0"/>
      <w:marTop w:val="0"/>
      <w:marBottom w:val="0"/>
      <w:divBdr>
        <w:top w:val="none" w:sz="0" w:space="0" w:color="auto"/>
        <w:left w:val="none" w:sz="0" w:space="0" w:color="auto"/>
        <w:bottom w:val="none" w:sz="0" w:space="0" w:color="auto"/>
        <w:right w:val="none" w:sz="0" w:space="0" w:color="auto"/>
      </w:divBdr>
    </w:div>
    <w:div w:id="1074399712">
      <w:bodyDiv w:val="1"/>
      <w:marLeft w:val="0"/>
      <w:marRight w:val="0"/>
      <w:marTop w:val="0"/>
      <w:marBottom w:val="0"/>
      <w:divBdr>
        <w:top w:val="none" w:sz="0" w:space="0" w:color="auto"/>
        <w:left w:val="none" w:sz="0" w:space="0" w:color="auto"/>
        <w:bottom w:val="none" w:sz="0" w:space="0" w:color="auto"/>
        <w:right w:val="none" w:sz="0" w:space="0" w:color="auto"/>
      </w:divBdr>
    </w:div>
    <w:div w:id="1094403301">
      <w:bodyDiv w:val="1"/>
      <w:marLeft w:val="0"/>
      <w:marRight w:val="0"/>
      <w:marTop w:val="0"/>
      <w:marBottom w:val="0"/>
      <w:divBdr>
        <w:top w:val="none" w:sz="0" w:space="0" w:color="auto"/>
        <w:left w:val="none" w:sz="0" w:space="0" w:color="auto"/>
        <w:bottom w:val="none" w:sz="0" w:space="0" w:color="auto"/>
        <w:right w:val="none" w:sz="0" w:space="0" w:color="auto"/>
      </w:divBdr>
    </w:div>
    <w:div w:id="1117483200">
      <w:bodyDiv w:val="1"/>
      <w:marLeft w:val="0"/>
      <w:marRight w:val="0"/>
      <w:marTop w:val="0"/>
      <w:marBottom w:val="0"/>
      <w:divBdr>
        <w:top w:val="none" w:sz="0" w:space="0" w:color="auto"/>
        <w:left w:val="none" w:sz="0" w:space="0" w:color="auto"/>
        <w:bottom w:val="none" w:sz="0" w:space="0" w:color="auto"/>
        <w:right w:val="none" w:sz="0" w:space="0" w:color="auto"/>
      </w:divBdr>
    </w:div>
    <w:div w:id="1123690188">
      <w:bodyDiv w:val="1"/>
      <w:marLeft w:val="0"/>
      <w:marRight w:val="0"/>
      <w:marTop w:val="0"/>
      <w:marBottom w:val="0"/>
      <w:divBdr>
        <w:top w:val="none" w:sz="0" w:space="0" w:color="auto"/>
        <w:left w:val="none" w:sz="0" w:space="0" w:color="auto"/>
        <w:bottom w:val="none" w:sz="0" w:space="0" w:color="auto"/>
        <w:right w:val="none" w:sz="0" w:space="0" w:color="auto"/>
      </w:divBdr>
    </w:div>
    <w:div w:id="1135223481">
      <w:bodyDiv w:val="1"/>
      <w:marLeft w:val="0"/>
      <w:marRight w:val="0"/>
      <w:marTop w:val="0"/>
      <w:marBottom w:val="0"/>
      <w:divBdr>
        <w:top w:val="none" w:sz="0" w:space="0" w:color="auto"/>
        <w:left w:val="none" w:sz="0" w:space="0" w:color="auto"/>
        <w:bottom w:val="none" w:sz="0" w:space="0" w:color="auto"/>
        <w:right w:val="none" w:sz="0" w:space="0" w:color="auto"/>
      </w:divBdr>
    </w:div>
    <w:div w:id="1181090914">
      <w:bodyDiv w:val="1"/>
      <w:marLeft w:val="0"/>
      <w:marRight w:val="0"/>
      <w:marTop w:val="0"/>
      <w:marBottom w:val="0"/>
      <w:divBdr>
        <w:top w:val="none" w:sz="0" w:space="0" w:color="auto"/>
        <w:left w:val="none" w:sz="0" w:space="0" w:color="auto"/>
        <w:bottom w:val="none" w:sz="0" w:space="0" w:color="auto"/>
        <w:right w:val="none" w:sz="0" w:space="0" w:color="auto"/>
      </w:divBdr>
    </w:div>
    <w:div w:id="1188373612">
      <w:bodyDiv w:val="1"/>
      <w:marLeft w:val="0"/>
      <w:marRight w:val="0"/>
      <w:marTop w:val="0"/>
      <w:marBottom w:val="0"/>
      <w:divBdr>
        <w:top w:val="none" w:sz="0" w:space="0" w:color="auto"/>
        <w:left w:val="none" w:sz="0" w:space="0" w:color="auto"/>
        <w:bottom w:val="none" w:sz="0" w:space="0" w:color="auto"/>
        <w:right w:val="none" w:sz="0" w:space="0" w:color="auto"/>
      </w:divBdr>
    </w:div>
    <w:div w:id="1194727613">
      <w:bodyDiv w:val="1"/>
      <w:marLeft w:val="0"/>
      <w:marRight w:val="0"/>
      <w:marTop w:val="0"/>
      <w:marBottom w:val="0"/>
      <w:divBdr>
        <w:top w:val="none" w:sz="0" w:space="0" w:color="auto"/>
        <w:left w:val="none" w:sz="0" w:space="0" w:color="auto"/>
        <w:bottom w:val="none" w:sz="0" w:space="0" w:color="auto"/>
        <w:right w:val="none" w:sz="0" w:space="0" w:color="auto"/>
      </w:divBdr>
    </w:div>
    <w:div w:id="1194805672">
      <w:bodyDiv w:val="1"/>
      <w:marLeft w:val="0"/>
      <w:marRight w:val="0"/>
      <w:marTop w:val="0"/>
      <w:marBottom w:val="0"/>
      <w:divBdr>
        <w:top w:val="none" w:sz="0" w:space="0" w:color="auto"/>
        <w:left w:val="none" w:sz="0" w:space="0" w:color="auto"/>
        <w:bottom w:val="none" w:sz="0" w:space="0" w:color="auto"/>
        <w:right w:val="none" w:sz="0" w:space="0" w:color="auto"/>
      </w:divBdr>
    </w:div>
    <w:div w:id="1219902287">
      <w:bodyDiv w:val="1"/>
      <w:marLeft w:val="0"/>
      <w:marRight w:val="0"/>
      <w:marTop w:val="0"/>
      <w:marBottom w:val="0"/>
      <w:divBdr>
        <w:top w:val="none" w:sz="0" w:space="0" w:color="auto"/>
        <w:left w:val="none" w:sz="0" w:space="0" w:color="auto"/>
        <w:bottom w:val="none" w:sz="0" w:space="0" w:color="auto"/>
        <w:right w:val="none" w:sz="0" w:space="0" w:color="auto"/>
      </w:divBdr>
    </w:div>
    <w:div w:id="1229533764">
      <w:bodyDiv w:val="1"/>
      <w:marLeft w:val="0"/>
      <w:marRight w:val="0"/>
      <w:marTop w:val="0"/>
      <w:marBottom w:val="0"/>
      <w:divBdr>
        <w:top w:val="none" w:sz="0" w:space="0" w:color="auto"/>
        <w:left w:val="none" w:sz="0" w:space="0" w:color="auto"/>
        <w:bottom w:val="none" w:sz="0" w:space="0" w:color="auto"/>
        <w:right w:val="none" w:sz="0" w:space="0" w:color="auto"/>
      </w:divBdr>
    </w:div>
    <w:div w:id="1245073418">
      <w:bodyDiv w:val="1"/>
      <w:marLeft w:val="0"/>
      <w:marRight w:val="0"/>
      <w:marTop w:val="0"/>
      <w:marBottom w:val="0"/>
      <w:divBdr>
        <w:top w:val="none" w:sz="0" w:space="0" w:color="auto"/>
        <w:left w:val="none" w:sz="0" w:space="0" w:color="auto"/>
        <w:bottom w:val="none" w:sz="0" w:space="0" w:color="auto"/>
        <w:right w:val="none" w:sz="0" w:space="0" w:color="auto"/>
      </w:divBdr>
    </w:div>
    <w:div w:id="1257179370">
      <w:bodyDiv w:val="1"/>
      <w:marLeft w:val="0"/>
      <w:marRight w:val="0"/>
      <w:marTop w:val="0"/>
      <w:marBottom w:val="0"/>
      <w:divBdr>
        <w:top w:val="none" w:sz="0" w:space="0" w:color="auto"/>
        <w:left w:val="none" w:sz="0" w:space="0" w:color="auto"/>
        <w:bottom w:val="none" w:sz="0" w:space="0" w:color="auto"/>
        <w:right w:val="none" w:sz="0" w:space="0" w:color="auto"/>
      </w:divBdr>
    </w:div>
    <w:div w:id="1370298942">
      <w:bodyDiv w:val="1"/>
      <w:marLeft w:val="0"/>
      <w:marRight w:val="0"/>
      <w:marTop w:val="0"/>
      <w:marBottom w:val="0"/>
      <w:divBdr>
        <w:top w:val="none" w:sz="0" w:space="0" w:color="auto"/>
        <w:left w:val="none" w:sz="0" w:space="0" w:color="auto"/>
        <w:bottom w:val="none" w:sz="0" w:space="0" w:color="auto"/>
        <w:right w:val="none" w:sz="0" w:space="0" w:color="auto"/>
      </w:divBdr>
    </w:div>
    <w:div w:id="1385718555">
      <w:bodyDiv w:val="1"/>
      <w:marLeft w:val="0"/>
      <w:marRight w:val="0"/>
      <w:marTop w:val="0"/>
      <w:marBottom w:val="0"/>
      <w:divBdr>
        <w:top w:val="none" w:sz="0" w:space="0" w:color="auto"/>
        <w:left w:val="none" w:sz="0" w:space="0" w:color="auto"/>
        <w:bottom w:val="none" w:sz="0" w:space="0" w:color="auto"/>
        <w:right w:val="none" w:sz="0" w:space="0" w:color="auto"/>
      </w:divBdr>
    </w:div>
    <w:div w:id="1401293326">
      <w:bodyDiv w:val="1"/>
      <w:marLeft w:val="0"/>
      <w:marRight w:val="0"/>
      <w:marTop w:val="0"/>
      <w:marBottom w:val="0"/>
      <w:divBdr>
        <w:top w:val="none" w:sz="0" w:space="0" w:color="auto"/>
        <w:left w:val="none" w:sz="0" w:space="0" w:color="auto"/>
        <w:bottom w:val="none" w:sz="0" w:space="0" w:color="auto"/>
        <w:right w:val="none" w:sz="0" w:space="0" w:color="auto"/>
      </w:divBdr>
    </w:div>
    <w:div w:id="1423988771">
      <w:bodyDiv w:val="1"/>
      <w:marLeft w:val="0"/>
      <w:marRight w:val="0"/>
      <w:marTop w:val="0"/>
      <w:marBottom w:val="0"/>
      <w:divBdr>
        <w:top w:val="none" w:sz="0" w:space="0" w:color="auto"/>
        <w:left w:val="none" w:sz="0" w:space="0" w:color="auto"/>
        <w:bottom w:val="none" w:sz="0" w:space="0" w:color="auto"/>
        <w:right w:val="none" w:sz="0" w:space="0" w:color="auto"/>
      </w:divBdr>
    </w:div>
    <w:div w:id="1449658847">
      <w:bodyDiv w:val="1"/>
      <w:marLeft w:val="0"/>
      <w:marRight w:val="0"/>
      <w:marTop w:val="0"/>
      <w:marBottom w:val="0"/>
      <w:divBdr>
        <w:top w:val="none" w:sz="0" w:space="0" w:color="auto"/>
        <w:left w:val="none" w:sz="0" w:space="0" w:color="auto"/>
        <w:bottom w:val="none" w:sz="0" w:space="0" w:color="auto"/>
        <w:right w:val="none" w:sz="0" w:space="0" w:color="auto"/>
      </w:divBdr>
    </w:div>
    <w:div w:id="1462573003">
      <w:bodyDiv w:val="1"/>
      <w:marLeft w:val="0"/>
      <w:marRight w:val="0"/>
      <w:marTop w:val="0"/>
      <w:marBottom w:val="0"/>
      <w:divBdr>
        <w:top w:val="none" w:sz="0" w:space="0" w:color="auto"/>
        <w:left w:val="none" w:sz="0" w:space="0" w:color="auto"/>
        <w:bottom w:val="none" w:sz="0" w:space="0" w:color="auto"/>
        <w:right w:val="none" w:sz="0" w:space="0" w:color="auto"/>
      </w:divBdr>
    </w:div>
    <w:div w:id="1466771514">
      <w:bodyDiv w:val="1"/>
      <w:marLeft w:val="0"/>
      <w:marRight w:val="0"/>
      <w:marTop w:val="0"/>
      <w:marBottom w:val="0"/>
      <w:divBdr>
        <w:top w:val="none" w:sz="0" w:space="0" w:color="auto"/>
        <w:left w:val="none" w:sz="0" w:space="0" w:color="auto"/>
        <w:bottom w:val="none" w:sz="0" w:space="0" w:color="auto"/>
        <w:right w:val="none" w:sz="0" w:space="0" w:color="auto"/>
      </w:divBdr>
    </w:div>
    <w:div w:id="1467432180">
      <w:bodyDiv w:val="1"/>
      <w:marLeft w:val="0"/>
      <w:marRight w:val="0"/>
      <w:marTop w:val="0"/>
      <w:marBottom w:val="0"/>
      <w:divBdr>
        <w:top w:val="none" w:sz="0" w:space="0" w:color="auto"/>
        <w:left w:val="none" w:sz="0" w:space="0" w:color="auto"/>
        <w:bottom w:val="none" w:sz="0" w:space="0" w:color="auto"/>
        <w:right w:val="none" w:sz="0" w:space="0" w:color="auto"/>
      </w:divBdr>
    </w:div>
    <w:div w:id="1485510843">
      <w:bodyDiv w:val="1"/>
      <w:marLeft w:val="0"/>
      <w:marRight w:val="0"/>
      <w:marTop w:val="0"/>
      <w:marBottom w:val="0"/>
      <w:divBdr>
        <w:top w:val="none" w:sz="0" w:space="0" w:color="auto"/>
        <w:left w:val="none" w:sz="0" w:space="0" w:color="auto"/>
        <w:bottom w:val="none" w:sz="0" w:space="0" w:color="auto"/>
        <w:right w:val="none" w:sz="0" w:space="0" w:color="auto"/>
      </w:divBdr>
    </w:div>
    <w:div w:id="1510674179">
      <w:bodyDiv w:val="1"/>
      <w:marLeft w:val="0"/>
      <w:marRight w:val="0"/>
      <w:marTop w:val="0"/>
      <w:marBottom w:val="0"/>
      <w:divBdr>
        <w:top w:val="none" w:sz="0" w:space="0" w:color="auto"/>
        <w:left w:val="none" w:sz="0" w:space="0" w:color="auto"/>
        <w:bottom w:val="none" w:sz="0" w:space="0" w:color="auto"/>
        <w:right w:val="none" w:sz="0" w:space="0" w:color="auto"/>
      </w:divBdr>
    </w:div>
    <w:div w:id="1523326641">
      <w:bodyDiv w:val="1"/>
      <w:marLeft w:val="0"/>
      <w:marRight w:val="0"/>
      <w:marTop w:val="0"/>
      <w:marBottom w:val="0"/>
      <w:divBdr>
        <w:top w:val="none" w:sz="0" w:space="0" w:color="auto"/>
        <w:left w:val="none" w:sz="0" w:space="0" w:color="auto"/>
        <w:bottom w:val="none" w:sz="0" w:space="0" w:color="auto"/>
        <w:right w:val="none" w:sz="0" w:space="0" w:color="auto"/>
      </w:divBdr>
    </w:div>
    <w:div w:id="1523515451">
      <w:bodyDiv w:val="1"/>
      <w:marLeft w:val="0"/>
      <w:marRight w:val="0"/>
      <w:marTop w:val="0"/>
      <w:marBottom w:val="0"/>
      <w:divBdr>
        <w:top w:val="none" w:sz="0" w:space="0" w:color="auto"/>
        <w:left w:val="none" w:sz="0" w:space="0" w:color="auto"/>
        <w:bottom w:val="none" w:sz="0" w:space="0" w:color="auto"/>
        <w:right w:val="none" w:sz="0" w:space="0" w:color="auto"/>
      </w:divBdr>
    </w:div>
    <w:div w:id="1540049521">
      <w:bodyDiv w:val="1"/>
      <w:marLeft w:val="0"/>
      <w:marRight w:val="0"/>
      <w:marTop w:val="0"/>
      <w:marBottom w:val="0"/>
      <w:divBdr>
        <w:top w:val="none" w:sz="0" w:space="0" w:color="auto"/>
        <w:left w:val="none" w:sz="0" w:space="0" w:color="auto"/>
        <w:bottom w:val="none" w:sz="0" w:space="0" w:color="auto"/>
        <w:right w:val="none" w:sz="0" w:space="0" w:color="auto"/>
      </w:divBdr>
    </w:div>
    <w:div w:id="1549411179">
      <w:bodyDiv w:val="1"/>
      <w:marLeft w:val="0"/>
      <w:marRight w:val="0"/>
      <w:marTop w:val="0"/>
      <w:marBottom w:val="0"/>
      <w:divBdr>
        <w:top w:val="none" w:sz="0" w:space="0" w:color="auto"/>
        <w:left w:val="none" w:sz="0" w:space="0" w:color="auto"/>
        <w:bottom w:val="none" w:sz="0" w:space="0" w:color="auto"/>
        <w:right w:val="none" w:sz="0" w:space="0" w:color="auto"/>
      </w:divBdr>
    </w:div>
    <w:div w:id="1553150191">
      <w:bodyDiv w:val="1"/>
      <w:marLeft w:val="0"/>
      <w:marRight w:val="0"/>
      <w:marTop w:val="0"/>
      <w:marBottom w:val="0"/>
      <w:divBdr>
        <w:top w:val="none" w:sz="0" w:space="0" w:color="auto"/>
        <w:left w:val="none" w:sz="0" w:space="0" w:color="auto"/>
        <w:bottom w:val="none" w:sz="0" w:space="0" w:color="auto"/>
        <w:right w:val="none" w:sz="0" w:space="0" w:color="auto"/>
      </w:divBdr>
    </w:div>
    <w:div w:id="1559125151">
      <w:bodyDiv w:val="1"/>
      <w:marLeft w:val="0"/>
      <w:marRight w:val="0"/>
      <w:marTop w:val="0"/>
      <w:marBottom w:val="0"/>
      <w:divBdr>
        <w:top w:val="none" w:sz="0" w:space="0" w:color="auto"/>
        <w:left w:val="none" w:sz="0" w:space="0" w:color="auto"/>
        <w:bottom w:val="none" w:sz="0" w:space="0" w:color="auto"/>
        <w:right w:val="none" w:sz="0" w:space="0" w:color="auto"/>
      </w:divBdr>
    </w:div>
    <w:div w:id="1581132714">
      <w:bodyDiv w:val="1"/>
      <w:marLeft w:val="0"/>
      <w:marRight w:val="0"/>
      <w:marTop w:val="0"/>
      <w:marBottom w:val="0"/>
      <w:divBdr>
        <w:top w:val="none" w:sz="0" w:space="0" w:color="auto"/>
        <w:left w:val="none" w:sz="0" w:space="0" w:color="auto"/>
        <w:bottom w:val="none" w:sz="0" w:space="0" w:color="auto"/>
        <w:right w:val="none" w:sz="0" w:space="0" w:color="auto"/>
      </w:divBdr>
      <w:divsChild>
        <w:div w:id="757018720">
          <w:marLeft w:val="0"/>
          <w:marRight w:val="0"/>
          <w:marTop w:val="0"/>
          <w:marBottom w:val="0"/>
          <w:divBdr>
            <w:top w:val="none" w:sz="0" w:space="0" w:color="auto"/>
            <w:left w:val="none" w:sz="0" w:space="0" w:color="auto"/>
            <w:bottom w:val="none" w:sz="0" w:space="0" w:color="auto"/>
            <w:right w:val="none" w:sz="0" w:space="0" w:color="auto"/>
          </w:divBdr>
          <w:divsChild>
            <w:div w:id="1098407023">
              <w:marLeft w:val="0"/>
              <w:marRight w:val="0"/>
              <w:marTop w:val="0"/>
              <w:marBottom w:val="0"/>
              <w:divBdr>
                <w:top w:val="none" w:sz="0" w:space="0" w:color="auto"/>
                <w:left w:val="none" w:sz="0" w:space="0" w:color="auto"/>
                <w:bottom w:val="none" w:sz="0" w:space="0" w:color="auto"/>
                <w:right w:val="none" w:sz="0" w:space="0" w:color="auto"/>
              </w:divBdr>
              <w:divsChild>
                <w:div w:id="1420130191">
                  <w:marLeft w:val="0"/>
                  <w:marRight w:val="0"/>
                  <w:marTop w:val="0"/>
                  <w:marBottom w:val="0"/>
                  <w:divBdr>
                    <w:top w:val="none" w:sz="0" w:space="0" w:color="auto"/>
                    <w:left w:val="none" w:sz="0" w:space="0" w:color="auto"/>
                    <w:bottom w:val="none" w:sz="0" w:space="0" w:color="auto"/>
                    <w:right w:val="none" w:sz="0" w:space="0" w:color="auto"/>
                  </w:divBdr>
                  <w:divsChild>
                    <w:div w:id="163094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487923">
          <w:marLeft w:val="0"/>
          <w:marRight w:val="0"/>
          <w:marTop w:val="0"/>
          <w:marBottom w:val="0"/>
          <w:divBdr>
            <w:top w:val="none" w:sz="0" w:space="0" w:color="auto"/>
            <w:left w:val="none" w:sz="0" w:space="0" w:color="auto"/>
            <w:bottom w:val="none" w:sz="0" w:space="0" w:color="auto"/>
            <w:right w:val="none" w:sz="0" w:space="0" w:color="auto"/>
          </w:divBdr>
          <w:divsChild>
            <w:div w:id="804084683">
              <w:marLeft w:val="0"/>
              <w:marRight w:val="0"/>
              <w:marTop w:val="0"/>
              <w:marBottom w:val="0"/>
              <w:divBdr>
                <w:top w:val="none" w:sz="0" w:space="0" w:color="auto"/>
                <w:left w:val="none" w:sz="0" w:space="0" w:color="auto"/>
                <w:bottom w:val="none" w:sz="0" w:space="0" w:color="auto"/>
                <w:right w:val="none" w:sz="0" w:space="0" w:color="auto"/>
              </w:divBdr>
              <w:divsChild>
                <w:div w:id="1936551808">
                  <w:marLeft w:val="0"/>
                  <w:marRight w:val="0"/>
                  <w:marTop w:val="0"/>
                  <w:marBottom w:val="0"/>
                  <w:divBdr>
                    <w:top w:val="none" w:sz="0" w:space="0" w:color="auto"/>
                    <w:left w:val="none" w:sz="0" w:space="0" w:color="auto"/>
                    <w:bottom w:val="none" w:sz="0" w:space="0" w:color="auto"/>
                    <w:right w:val="none" w:sz="0" w:space="0" w:color="auto"/>
                  </w:divBdr>
                  <w:divsChild>
                    <w:div w:id="182538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646875">
      <w:bodyDiv w:val="1"/>
      <w:marLeft w:val="0"/>
      <w:marRight w:val="0"/>
      <w:marTop w:val="0"/>
      <w:marBottom w:val="0"/>
      <w:divBdr>
        <w:top w:val="none" w:sz="0" w:space="0" w:color="auto"/>
        <w:left w:val="none" w:sz="0" w:space="0" w:color="auto"/>
        <w:bottom w:val="none" w:sz="0" w:space="0" w:color="auto"/>
        <w:right w:val="none" w:sz="0" w:space="0" w:color="auto"/>
      </w:divBdr>
    </w:div>
    <w:div w:id="1632246787">
      <w:bodyDiv w:val="1"/>
      <w:marLeft w:val="0"/>
      <w:marRight w:val="0"/>
      <w:marTop w:val="0"/>
      <w:marBottom w:val="0"/>
      <w:divBdr>
        <w:top w:val="none" w:sz="0" w:space="0" w:color="auto"/>
        <w:left w:val="none" w:sz="0" w:space="0" w:color="auto"/>
        <w:bottom w:val="none" w:sz="0" w:space="0" w:color="auto"/>
        <w:right w:val="none" w:sz="0" w:space="0" w:color="auto"/>
      </w:divBdr>
    </w:div>
    <w:div w:id="1634629681">
      <w:bodyDiv w:val="1"/>
      <w:marLeft w:val="0"/>
      <w:marRight w:val="0"/>
      <w:marTop w:val="0"/>
      <w:marBottom w:val="0"/>
      <w:divBdr>
        <w:top w:val="none" w:sz="0" w:space="0" w:color="auto"/>
        <w:left w:val="none" w:sz="0" w:space="0" w:color="auto"/>
        <w:bottom w:val="none" w:sz="0" w:space="0" w:color="auto"/>
        <w:right w:val="none" w:sz="0" w:space="0" w:color="auto"/>
      </w:divBdr>
    </w:div>
    <w:div w:id="1648128325">
      <w:bodyDiv w:val="1"/>
      <w:marLeft w:val="0"/>
      <w:marRight w:val="0"/>
      <w:marTop w:val="0"/>
      <w:marBottom w:val="0"/>
      <w:divBdr>
        <w:top w:val="none" w:sz="0" w:space="0" w:color="auto"/>
        <w:left w:val="none" w:sz="0" w:space="0" w:color="auto"/>
        <w:bottom w:val="none" w:sz="0" w:space="0" w:color="auto"/>
        <w:right w:val="none" w:sz="0" w:space="0" w:color="auto"/>
      </w:divBdr>
      <w:divsChild>
        <w:div w:id="1240754235">
          <w:marLeft w:val="0"/>
          <w:marRight w:val="0"/>
          <w:marTop w:val="0"/>
          <w:marBottom w:val="0"/>
          <w:divBdr>
            <w:top w:val="none" w:sz="0" w:space="0" w:color="auto"/>
            <w:left w:val="none" w:sz="0" w:space="0" w:color="auto"/>
            <w:bottom w:val="none" w:sz="0" w:space="0" w:color="auto"/>
            <w:right w:val="none" w:sz="0" w:space="0" w:color="auto"/>
          </w:divBdr>
        </w:div>
        <w:div w:id="1136949088">
          <w:marLeft w:val="0"/>
          <w:marRight w:val="0"/>
          <w:marTop w:val="0"/>
          <w:marBottom w:val="0"/>
          <w:divBdr>
            <w:top w:val="none" w:sz="0" w:space="0" w:color="auto"/>
            <w:left w:val="none" w:sz="0" w:space="0" w:color="auto"/>
            <w:bottom w:val="none" w:sz="0" w:space="0" w:color="auto"/>
            <w:right w:val="none" w:sz="0" w:space="0" w:color="auto"/>
          </w:divBdr>
        </w:div>
        <w:div w:id="1314025728">
          <w:marLeft w:val="0"/>
          <w:marRight w:val="0"/>
          <w:marTop w:val="0"/>
          <w:marBottom w:val="0"/>
          <w:divBdr>
            <w:top w:val="none" w:sz="0" w:space="0" w:color="auto"/>
            <w:left w:val="none" w:sz="0" w:space="0" w:color="auto"/>
            <w:bottom w:val="none" w:sz="0" w:space="0" w:color="auto"/>
            <w:right w:val="none" w:sz="0" w:space="0" w:color="auto"/>
          </w:divBdr>
        </w:div>
        <w:div w:id="848757064">
          <w:marLeft w:val="0"/>
          <w:marRight w:val="0"/>
          <w:marTop w:val="0"/>
          <w:marBottom w:val="0"/>
          <w:divBdr>
            <w:top w:val="none" w:sz="0" w:space="0" w:color="auto"/>
            <w:left w:val="none" w:sz="0" w:space="0" w:color="auto"/>
            <w:bottom w:val="none" w:sz="0" w:space="0" w:color="auto"/>
            <w:right w:val="none" w:sz="0" w:space="0" w:color="auto"/>
          </w:divBdr>
        </w:div>
        <w:div w:id="963659777">
          <w:marLeft w:val="0"/>
          <w:marRight w:val="0"/>
          <w:marTop w:val="0"/>
          <w:marBottom w:val="0"/>
          <w:divBdr>
            <w:top w:val="none" w:sz="0" w:space="0" w:color="auto"/>
            <w:left w:val="none" w:sz="0" w:space="0" w:color="auto"/>
            <w:bottom w:val="none" w:sz="0" w:space="0" w:color="auto"/>
            <w:right w:val="none" w:sz="0" w:space="0" w:color="auto"/>
          </w:divBdr>
        </w:div>
        <w:div w:id="1749762915">
          <w:marLeft w:val="0"/>
          <w:marRight w:val="0"/>
          <w:marTop w:val="0"/>
          <w:marBottom w:val="0"/>
          <w:divBdr>
            <w:top w:val="none" w:sz="0" w:space="0" w:color="auto"/>
            <w:left w:val="none" w:sz="0" w:space="0" w:color="auto"/>
            <w:bottom w:val="none" w:sz="0" w:space="0" w:color="auto"/>
            <w:right w:val="none" w:sz="0" w:space="0" w:color="auto"/>
          </w:divBdr>
        </w:div>
        <w:div w:id="979647483">
          <w:marLeft w:val="0"/>
          <w:marRight w:val="0"/>
          <w:marTop w:val="0"/>
          <w:marBottom w:val="0"/>
          <w:divBdr>
            <w:top w:val="none" w:sz="0" w:space="0" w:color="auto"/>
            <w:left w:val="none" w:sz="0" w:space="0" w:color="auto"/>
            <w:bottom w:val="none" w:sz="0" w:space="0" w:color="auto"/>
            <w:right w:val="none" w:sz="0" w:space="0" w:color="auto"/>
          </w:divBdr>
        </w:div>
        <w:div w:id="688874638">
          <w:marLeft w:val="0"/>
          <w:marRight w:val="0"/>
          <w:marTop w:val="0"/>
          <w:marBottom w:val="0"/>
          <w:divBdr>
            <w:top w:val="none" w:sz="0" w:space="0" w:color="auto"/>
            <w:left w:val="none" w:sz="0" w:space="0" w:color="auto"/>
            <w:bottom w:val="none" w:sz="0" w:space="0" w:color="auto"/>
            <w:right w:val="none" w:sz="0" w:space="0" w:color="auto"/>
          </w:divBdr>
        </w:div>
        <w:div w:id="1338729121">
          <w:marLeft w:val="0"/>
          <w:marRight w:val="0"/>
          <w:marTop w:val="0"/>
          <w:marBottom w:val="0"/>
          <w:divBdr>
            <w:top w:val="none" w:sz="0" w:space="0" w:color="auto"/>
            <w:left w:val="none" w:sz="0" w:space="0" w:color="auto"/>
            <w:bottom w:val="none" w:sz="0" w:space="0" w:color="auto"/>
            <w:right w:val="none" w:sz="0" w:space="0" w:color="auto"/>
          </w:divBdr>
        </w:div>
        <w:div w:id="1348827515">
          <w:marLeft w:val="0"/>
          <w:marRight w:val="0"/>
          <w:marTop w:val="0"/>
          <w:marBottom w:val="0"/>
          <w:divBdr>
            <w:top w:val="none" w:sz="0" w:space="0" w:color="auto"/>
            <w:left w:val="none" w:sz="0" w:space="0" w:color="auto"/>
            <w:bottom w:val="none" w:sz="0" w:space="0" w:color="auto"/>
            <w:right w:val="none" w:sz="0" w:space="0" w:color="auto"/>
          </w:divBdr>
        </w:div>
        <w:div w:id="2146043715">
          <w:marLeft w:val="0"/>
          <w:marRight w:val="0"/>
          <w:marTop w:val="0"/>
          <w:marBottom w:val="0"/>
          <w:divBdr>
            <w:top w:val="none" w:sz="0" w:space="0" w:color="auto"/>
            <w:left w:val="none" w:sz="0" w:space="0" w:color="auto"/>
            <w:bottom w:val="none" w:sz="0" w:space="0" w:color="auto"/>
            <w:right w:val="none" w:sz="0" w:space="0" w:color="auto"/>
          </w:divBdr>
        </w:div>
        <w:div w:id="704985793">
          <w:marLeft w:val="0"/>
          <w:marRight w:val="0"/>
          <w:marTop w:val="0"/>
          <w:marBottom w:val="0"/>
          <w:divBdr>
            <w:top w:val="none" w:sz="0" w:space="0" w:color="auto"/>
            <w:left w:val="none" w:sz="0" w:space="0" w:color="auto"/>
            <w:bottom w:val="none" w:sz="0" w:space="0" w:color="auto"/>
            <w:right w:val="none" w:sz="0" w:space="0" w:color="auto"/>
          </w:divBdr>
        </w:div>
        <w:div w:id="658077618">
          <w:marLeft w:val="0"/>
          <w:marRight w:val="0"/>
          <w:marTop w:val="0"/>
          <w:marBottom w:val="0"/>
          <w:divBdr>
            <w:top w:val="none" w:sz="0" w:space="0" w:color="auto"/>
            <w:left w:val="none" w:sz="0" w:space="0" w:color="auto"/>
            <w:bottom w:val="none" w:sz="0" w:space="0" w:color="auto"/>
            <w:right w:val="none" w:sz="0" w:space="0" w:color="auto"/>
          </w:divBdr>
        </w:div>
        <w:div w:id="530654101">
          <w:marLeft w:val="0"/>
          <w:marRight w:val="0"/>
          <w:marTop w:val="0"/>
          <w:marBottom w:val="0"/>
          <w:divBdr>
            <w:top w:val="none" w:sz="0" w:space="0" w:color="auto"/>
            <w:left w:val="none" w:sz="0" w:space="0" w:color="auto"/>
            <w:bottom w:val="none" w:sz="0" w:space="0" w:color="auto"/>
            <w:right w:val="none" w:sz="0" w:space="0" w:color="auto"/>
          </w:divBdr>
        </w:div>
        <w:div w:id="401950098">
          <w:marLeft w:val="0"/>
          <w:marRight w:val="0"/>
          <w:marTop w:val="0"/>
          <w:marBottom w:val="0"/>
          <w:divBdr>
            <w:top w:val="none" w:sz="0" w:space="0" w:color="auto"/>
            <w:left w:val="none" w:sz="0" w:space="0" w:color="auto"/>
            <w:bottom w:val="none" w:sz="0" w:space="0" w:color="auto"/>
            <w:right w:val="none" w:sz="0" w:space="0" w:color="auto"/>
          </w:divBdr>
        </w:div>
        <w:div w:id="530924879">
          <w:marLeft w:val="0"/>
          <w:marRight w:val="0"/>
          <w:marTop w:val="0"/>
          <w:marBottom w:val="0"/>
          <w:divBdr>
            <w:top w:val="none" w:sz="0" w:space="0" w:color="auto"/>
            <w:left w:val="none" w:sz="0" w:space="0" w:color="auto"/>
            <w:bottom w:val="none" w:sz="0" w:space="0" w:color="auto"/>
            <w:right w:val="none" w:sz="0" w:space="0" w:color="auto"/>
          </w:divBdr>
        </w:div>
        <w:div w:id="349381923">
          <w:marLeft w:val="0"/>
          <w:marRight w:val="0"/>
          <w:marTop w:val="0"/>
          <w:marBottom w:val="0"/>
          <w:divBdr>
            <w:top w:val="none" w:sz="0" w:space="0" w:color="auto"/>
            <w:left w:val="none" w:sz="0" w:space="0" w:color="auto"/>
            <w:bottom w:val="none" w:sz="0" w:space="0" w:color="auto"/>
            <w:right w:val="none" w:sz="0" w:space="0" w:color="auto"/>
          </w:divBdr>
        </w:div>
        <w:div w:id="1114909081">
          <w:marLeft w:val="0"/>
          <w:marRight w:val="0"/>
          <w:marTop w:val="0"/>
          <w:marBottom w:val="0"/>
          <w:divBdr>
            <w:top w:val="none" w:sz="0" w:space="0" w:color="auto"/>
            <w:left w:val="none" w:sz="0" w:space="0" w:color="auto"/>
            <w:bottom w:val="none" w:sz="0" w:space="0" w:color="auto"/>
            <w:right w:val="none" w:sz="0" w:space="0" w:color="auto"/>
          </w:divBdr>
        </w:div>
        <w:div w:id="1928148106">
          <w:marLeft w:val="0"/>
          <w:marRight w:val="0"/>
          <w:marTop w:val="0"/>
          <w:marBottom w:val="0"/>
          <w:divBdr>
            <w:top w:val="none" w:sz="0" w:space="0" w:color="auto"/>
            <w:left w:val="none" w:sz="0" w:space="0" w:color="auto"/>
            <w:bottom w:val="none" w:sz="0" w:space="0" w:color="auto"/>
            <w:right w:val="none" w:sz="0" w:space="0" w:color="auto"/>
          </w:divBdr>
        </w:div>
        <w:div w:id="476189676">
          <w:marLeft w:val="0"/>
          <w:marRight w:val="0"/>
          <w:marTop w:val="0"/>
          <w:marBottom w:val="0"/>
          <w:divBdr>
            <w:top w:val="none" w:sz="0" w:space="0" w:color="auto"/>
            <w:left w:val="none" w:sz="0" w:space="0" w:color="auto"/>
            <w:bottom w:val="none" w:sz="0" w:space="0" w:color="auto"/>
            <w:right w:val="none" w:sz="0" w:space="0" w:color="auto"/>
          </w:divBdr>
        </w:div>
        <w:div w:id="1640306626">
          <w:marLeft w:val="0"/>
          <w:marRight w:val="0"/>
          <w:marTop w:val="0"/>
          <w:marBottom w:val="0"/>
          <w:divBdr>
            <w:top w:val="none" w:sz="0" w:space="0" w:color="auto"/>
            <w:left w:val="none" w:sz="0" w:space="0" w:color="auto"/>
            <w:bottom w:val="none" w:sz="0" w:space="0" w:color="auto"/>
            <w:right w:val="none" w:sz="0" w:space="0" w:color="auto"/>
          </w:divBdr>
        </w:div>
        <w:div w:id="1770194149">
          <w:marLeft w:val="0"/>
          <w:marRight w:val="0"/>
          <w:marTop w:val="0"/>
          <w:marBottom w:val="0"/>
          <w:divBdr>
            <w:top w:val="none" w:sz="0" w:space="0" w:color="auto"/>
            <w:left w:val="none" w:sz="0" w:space="0" w:color="auto"/>
            <w:bottom w:val="none" w:sz="0" w:space="0" w:color="auto"/>
            <w:right w:val="none" w:sz="0" w:space="0" w:color="auto"/>
          </w:divBdr>
        </w:div>
        <w:div w:id="1086657110">
          <w:marLeft w:val="0"/>
          <w:marRight w:val="0"/>
          <w:marTop w:val="0"/>
          <w:marBottom w:val="0"/>
          <w:divBdr>
            <w:top w:val="none" w:sz="0" w:space="0" w:color="auto"/>
            <w:left w:val="none" w:sz="0" w:space="0" w:color="auto"/>
            <w:bottom w:val="none" w:sz="0" w:space="0" w:color="auto"/>
            <w:right w:val="none" w:sz="0" w:space="0" w:color="auto"/>
          </w:divBdr>
        </w:div>
        <w:div w:id="1784767551">
          <w:marLeft w:val="0"/>
          <w:marRight w:val="0"/>
          <w:marTop w:val="0"/>
          <w:marBottom w:val="0"/>
          <w:divBdr>
            <w:top w:val="none" w:sz="0" w:space="0" w:color="auto"/>
            <w:left w:val="none" w:sz="0" w:space="0" w:color="auto"/>
            <w:bottom w:val="none" w:sz="0" w:space="0" w:color="auto"/>
            <w:right w:val="none" w:sz="0" w:space="0" w:color="auto"/>
          </w:divBdr>
        </w:div>
        <w:div w:id="2090536670">
          <w:marLeft w:val="0"/>
          <w:marRight w:val="0"/>
          <w:marTop w:val="0"/>
          <w:marBottom w:val="0"/>
          <w:divBdr>
            <w:top w:val="none" w:sz="0" w:space="0" w:color="auto"/>
            <w:left w:val="none" w:sz="0" w:space="0" w:color="auto"/>
            <w:bottom w:val="none" w:sz="0" w:space="0" w:color="auto"/>
            <w:right w:val="none" w:sz="0" w:space="0" w:color="auto"/>
          </w:divBdr>
        </w:div>
        <w:div w:id="1643731360">
          <w:marLeft w:val="0"/>
          <w:marRight w:val="0"/>
          <w:marTop w:val="0"/>
          <w:marBottom w:val="0"/>
          <w:divBdr>
            <w:top w:val="none" w:sz="0" w:space="0" w:color="auto"/>
            <w:left w:val="none" w:sz="0" w:space="0" w:color="auto"/>
            <w:bottom w:val="none" w:sz="0" w:space="0" w:color="auto"/>
            <w:right w:val="none" w:sz="0" w:space="0" w:color="auto"/>
          </w:divBdr>
        </w:div>
        <w:div w:id="1896701546">
          <w:marLeft w:val="0"/>
          <w:marRight w:val="0"/>
          <w:marTop w:val="0"/>
          <w:marBottom w:val="0"/>
          <w:divBdr>
            <w:top w:val="none" w:sz="0" w:space="0" w:color="auto"/>
            <w:left w:val="none" w:sz="0" w:space="0" w:color="auto"/>
            <w:bottom w:val="none" w:sz="0" w:space="0" w:color="auto"/>
            <w:right w:val="none" w:sz="0" w:space="0" w:color="auto"/>
          </w:divBdr>
        </w:div>
        <w:div w:id="640234926">
          <w:marLeft w:val="0"/>
          <w:marRight w:val="0"/>
          <w:marTop w:val="0"/>
          <w:marBottom w:val="0"/>
          <w:divBdr>
            <w:top w:val="none" w:sz="0" w:space="0" w:color="auto"/>
            <w:left w:val="none" w:sz="0" w:space="0" w:color="auto"/>
            <w:bottom w:val="none" w:sz="0" w:space="0" w:color="auto"/>
            <w:right w:val="none" w:sz="0" w:space="0" w:color="auto"/>
          </w:divBdr>
        </w:div>
        <w:div w:id="2067533763">
          <w:marLeft w:val="0"/>
          <w:marRight w:val="0"/>
          <w:marTop w:val="0"/>
          <w:marBottom w:val="0"/>
          <w:divBdr>
            <w:top w:val="none" w:sz="0" w:space="0" w:color="auto"/>
            <w:left w:val="none" w:sz="0" w:space="0" w:color="auto"/>
            <w:bottom w:val="none" w:sz="0" w:space="0" w:color="auto"/>
            <w:right w:val="none" w:sz="0" w:space="0" w:color="auto"/>
          </w:divBdr>
        </w:div>
        <w:div w:id="1158233795">
          <w:marLeft w:val="0"/>
          <w:marRight w:val="0"/>
          <w:marTop w:val="0"/>
          <w:marBottom w:val="0"/>
          <w:divBdr>
            <w:top w:val="none" w:sz="0" w:space="0" w:color="auto"/>
            <w:left w:val="none" w:sz="0" w:space="0" w:color="auto"/>
            <w:bottom w:val="none" w:sz="0" w:space="0" w:color="auto"/>
            <w:right w:val="none" w:sz="0" w:space="0" w:color="auto"/>
          </w:divBdr>
        </w:div>
        <w:div w:id="1750228930">
          <w:marLeft w:val="0"/>
          <w:marRight w:val="0"/>
          <w:marTop w:val="0"/>
          <w:marBottom w:val="0"/>
          <w:divBdr>
            <w:top w:val="none" w:sz="0" w:space="0" w:color="auto"/>
            <w:left w:val="none" w:sz="0" w:space="0" w:color="auto"/>
            <w:bottom w:val="none" w:sz="0" w:space="0" w:color="auto"/>
            <w:right w:val="none" w:sz="0" w:space="0" w:color="auto"/>
          </w:divBdr>
        </w:div>
        <w:div w:id="1293749581">
          <w:marLeft w:val="0"/>
          <w:marRight w:val="0"/>
          <w:marTop w:val="0"/>
          <w:marBottom w:val="0"/>
          <w:divBdr>
            <w:top w:val="none" w:sz="0" w:space="0" w:color="auto"/>
            <w:left w:val="none" w:sz="0" w:space="0" w:color="auto"/>
            <w:bottom w:val="none" w:sz="0" w:space="0" w:color="auto"/>
            <w:right w:val="none" w:sz="0" w:space="0" w:color="auto"/>
          </w:divBdr>
        </w:div>
        <w:div w:id="1131633850">
          <w:marLeft w:val="0"/>
          <w:marRight w:val="0"/>
          <w:marTop w:val="0"/>
          <w:marBottom w:val="0"/>
          <w:divBdr>
            <w:top w:val="none" w:sz="0" w:space="0" w:color="auto"/>
            <w:left w:val="none" w:sz="0" w:space="0" w:color="auto"/>
            <w:bottom w:val="none" w:sz="0" w:space="0" w:color="auto"/>
            <w:right w:val="none" w:sz="0" w:space="0" w:color="auto"/>
          </w:divBdr>
        </w:div>
        <w:div w:id="1849711587">
          <w:marLeft w:val="0"/>
          <w:marRight w:val="0"/>
          <w:marTop w:val="0"/>
          <w:marBottom w:val="0"/>
          <w:divBdr>
            <w:top w:val="none" w:sz="0" w:space="0" w:color="auto"/>
            <w:left w:val="none" w:sz="0" w:space="0" w:color="auto"/>
            <w:bottom w:val="none" w:sz="0" w:space="0" w:color="auto"/>
            <w:right w:val="none" w:sz="0" w:space="0" w:color="auto"/>
          </w:divBdr>
        </w:div>
        <w:div w:id="730923825">
          <w:marLeft w:val="0"/>
          <w:marRight w:val="0"/>
          <w:marTop w:val="0"/>
          <w:marBottom w:val="0"/>
          <w:divBdr>
            <w:top w:val="none" w:sz="0" w:space="0" w:color="auto"/>
            <w:left w:val="none" w:sz="0" w:space="0" w:color="auto"/>
            <w:bottom w:val="none" w:sz="0" w:space="0" w:color="auto"/>
            <w:right w:val="none" w:sz="0" w:space="0" w:color="auto"/>
          </w:divBdr>
        </w:div>
        <w:div w:id="1726178597">
          <w:marLeft w:val="0"/>
          <w:marRight w:val="0"/>
          <w:marTop w:val="0"/>
          <w:marBottom w:val="0"/>
          <w:divBdr>
            <w:top w:val="none" w:sz="0" w:space="0" w:color="auto"/>
            <w:left w:val="none" w:sz="0" w:space="0" w:color="auto"/>
            <w:bottom w:val="none" w:sz="0" w:space="0" w:color="auto"/>
            <w:right w:val="none" w:sz="0" w:space="0" w:color="auto"/>
          </w:divBdr>
        </w:div>
        <w:div w:id="1624992167">
          <w:marLeft w:val="0"/>
          <w:marRight w:val="0"/>
          <w:marTop w:val="0"/>
          <w:marBottom w:val="0"/>
          <w:divBdr>
            <w:top w:val="none" w:sz="0" w:space="0" w:color="auto"/>
            <w:left w:val="none" w:sz="0" w:space="0" w:color="auto"/>
            <w:bottom w:val="none" w:sz="0" w:space="0" w:color="auto"/>
            <w:right w:val="none" w:sz="0" w:space="0" w:color="auto"/>
          </w:divBdr>
        </w:div>
        <w:div w:id="1328283948">
          <w:marLeft w:val="0"/>
          <w:marRight w:val="0"/>
          <w:marTop w:val="0"/>
          <w:marBottom w:val="0"/>
          <w:divBdr>
            <w:top w:val="none" w:sz="0" w:space="0" w:color="auto"/>
            <w:left w:val="none" w:sz="0" w:space="0" w:color="auto"/>
            <w:bottom w:val="none" w:sz="0" w:space="0" w:color="auto"/>
            <w:right w:val="none" w:sz="0" w:space="0" w:color="auto"/>
          </w:divBdr>
        </w:div>
        <w:div w:id="1910072758">
          <w:marLeft w:val="0"/>
          <w:marRight w:val="0"/>
          <w:marTop w:val="0"/>
          <w:marBottom w:val="0"/>
          <w:divBdr>
            <w:top w:val="none" w:sz="0" w:space="0" w:color="auto"/>
            <w:left w:val="none" w:sz="0" w:space="0" w:color="auto"/>
            <w:bottom w:val="none" w:sz="0" w:space="0" w:color="auto"/>
            <w:right w:val="none" w:sz="0" w:space="0" w:color="auto"/>
          </w:divBdr>
        </w:div>
        <w:div w:id="416094255">
          <w:marLeft w:val="0"/>
          <w:marRight w:val="0"/>
          <w:marTop w:val="0"/>
          <w:marBottom w:val="0"/>
          <w:divBdr>
            <w:top w:val="none" w:sz="0" w:space="0" w:color="auto"/>
            <w:left w:val="none" w:sz="0" w:space="0" w:color="auto"/>
            <w:bottom w:val="none" w:sz="0" w:space="0" w:color="auto"/>
            <w:right w:val="none" w:sz="0" w:space="0" w:color="auto"/>
          </w:divBdr>
        </w:div>
        <w:div w:id="1130712546">
          <w:marLeft w:val="0"/>
          <w:marRight w:val="0"/>
          <w:marTop w:val="0"/>
          <w:marBottom w:val="0"/>
          <w:divBdr>
            <w:top w:val="none" w:sz="0" w:space="0" w:color="auto"/>
            <w:left w:val="none" w:sz="0" w:space="0" w:color="auto"/>
            <w:bottom w:val="none" w:sz="0" w:space="0" w:color="auto"/>
            <w:right w:val="none" w:sz="0" w:space="0" w:color="auto"/>
          </w:divBdr>
        </w:div>
        <w:div w:id="1772241123">
          <w:marLeft w:val="0"/>
          <w:marRight w:val="0"/>
          <w:marTop w:val="0"/>
          <w:marBottom w:val="0"/>
          <w:divBdr>
            <w:top w:val="none" w:sz="0" w:space="0" w:color="auto"/>
            <w:left w:val="none" w:sz="0" w:space="0" w:color="auto"/>
            <w:bottom w:val="none" w:sz="0" w:space="0" w:color="auto"/>
            <w:right w:val="none" w:sz="0" w:space="0" w:color="auto"/>
          </w:divBdr>
        </w:div>
        <w:div w:id="1538007029">
          <w:marLeft w:val="0"/>
          <w:marRight w:val="0"/>
          <w:marTop w:val="0"/>
          <w:marBottom w:val="0"/>
          <w:divBdr>
            <w:top w:val="none" w:sz="0" w:space="0" w:color="auto"/>
            <w:left w:val="none" w:sz="0" w:space="0" w:color="auto"/>
            <w:bottom w:val="none" w:sz="0" w:space="0" w:color="auto"/>
            <w:right w:val="none" w:sz="0" w:space="0" w:color="auto"/>
          </w:divBdr>
        </w:div>
        <w:div w:id="423188037">
          <w:marLeft w:val="0"/>
          <w:marRight w:val="0"/>
          <w:marTop w:val="0"/>
          <w:marBottom w:val="0"/>
          <w:divBdr>
            <w:top w:val="none" w:sz="0" w:space="0" w:color="auto"/>
            <w:left w:val="none" w:sz="0" w:space="0" w:color="auto"/>
            <w:bottom w:val="none" w:sz="0" w:space="0" w:color="auto"/>
            <w:right w:val="none" w:sz="0" w:space="0" w:color="auto"/>
          </w:divBdr>
        </w:div>
        <w:div w:id="638725877">
          <w:marLeft w:val="0"/>
          <w:marRight w:val="0"/>
          <w:marTop w:val="0"/>
          <w:marBottom w:val="0"/>
          <w:divBdr>
            <w:top w:val="none" w:sz="0" w:space="0" w:color="auto"/>
            <w:left w:val="none" w:sz="0" w:space="0" w:color="auto"/>
            <w:bottom w:val="none" w:sz="0" w:space="0" w:color="auto"/>
            <w:right w:val="none" w:sz="0" w:space="0" w:color="auto"/>
          </w:divBdr>
        </w:div>
        <w:div w:id="2122609438">
          <w:marLeft w:val="0"/>
          <w:marRight w:val="0"/>
          <w:marTop w:val="0"/>
          <w:marBottom w:val="0"/>
          <w:divBdr>
            <w:top w:val="none" w:sz="0" w:space="0" w:color="auto"/>
            <w:left w:val="none" w:sz="0" w:space="0" w:color="auto"/>
            <w:bottom w:val="none" w:sz="0" w:space="0" w:color="auto"/>
            <w:right w:val="none" w:sz="0" w:space="0" w:color="auto"/>
          </w:divBdr>
        </w:div>
        <w:div w:id="2050566483">
          <w:marLeft w:val="0"/>
          <w:marRight w:val="0"/>
          <w:marTop w:val="0"/>
          <w:marBottom w:val="0"/>
          <w:divBdr>
            <w:top w:val="none" w:sz="0" w:space="0" w:color="auto"/>
            <w:left w:val="none" w:sz="0" w:space="0" w:color="auto"/>
            <w:bottom w:val="none" w:sz="0" w:space="0" w:color="auto"/>
            <w:right w:val="none" w:sz="0" w:space="0" w:color="auto"/>
          </w:divBdr>
        </w:div>
        <w:div w:id="2006860232">
          <w:marLeft w:val="0"/>
          <w:marRight w:val="0"/>
          <w:marTop w:val="0"/>
          <w:marBottom w:val="0"/>
          <w:divBdr>
            <w:top w:val="none" w:sz="0" w:space="0" w:color="auto"/>
            <w:left w:val="none" w:sz="0" w:space="0" w:color="auto"/>
            <w:bottom w:val="none" w:sz="0" w:space="0" w:color="auto"/>
            <w:right w:val="none" w:sz="0" w:space="0" w:color="auto"/>
          </w:divBdr>
        </w:div>
        <w:div w:id="733086654">
          <w:marLeft w:val="0"/>
          <w:marRight w:val="0"/>
          <w:marTop w:val="0"/>
          <w:marBottom w:val="0"/>
          <w:divBdr>
            <w:top w:val="none" w:sz="0" w:space="0" w:color="auto"/>
            <w:left w:val="none" w:sz="0" w:space="0" w:color="auto"/>
            <w:bottom w:val="none" w:sz="0" w:space="0" w:color="auto"/>
            <w:right w:val="none" w:sz="0" w:space="0" w:color="auto"/>
          </w:divBdr>
        </w:div>
        <w:div w:id="245765873">
          <w:marLeft w:val="0"/>
          <w:marRight w:val="0"/>
          <w:marTop w:val="0"/>
          <w:marBottom w:val="0"/>
          <w:divBdr>
            <w:top w:val="none" w:sz="0" w:space="0" w:color="auto"/>
            <w:left w:val="none" w:sz="0" w:space="0" w:color="auto"/>
            <w:bottom w:val="none" w:sz="0" w:space="0" w:color="auto"/>
            <w:right w:val="none" w:sz="0" w:space="0" w:color="auto"/>
          </w:divBdr>
        </w:div>
        <w:div w:id="709766829">
          <w:marLeft w:val="0"/>
          <w:marRight w:val="0"/>
          <w:marTop w:val="0"/>
          <w:marBottom w:val="0"/>
          <w:divBdr>
            <w:top w:val="none" w:sz="0" w:space="0" w:color="auto"/>
            <w:left w:val="none" w:sz="0" w:space="0" w:color="auto"/>
            <w:bottom w:val="none" w:sz="0" w:space="0" w:color="auto"/>
            <w:right w:val="none" w:sz="0" w:space="0" w:color="auto"/>
          </w:divBdr>
        </w:div>
        <w:div w:id="747849748">
          <w:marLeft w:val="0"/>
          <w:marRight w:val="0"/>
          <w:marTop w:val="0"/>
          <w:marBottom w:val="0"/>
          <w:divBdr>
            <w:top w:val="none" w:sz="0" w:space="0" w:color="auto"/>
            <w:left w:val="none" w:sz="0" w:space="0" w:color="auto"/>
            <w:bottom w:val="none" w:sz="0" w:space="0" w:color="auto"/>
            <w:right w:val="none" w:sz="0" w:space="0" w:color="auto"/>
          </w:divBdr>
        </w:div>
        <w:div w:id="1292325492">
          <w:marLeft w:val="0"/>
          <w:marRight w:val="0"/>
          <w:marTop w:val="0"/>
          <w:marBottom w:val="0"/>
          <w:divBdr>
            <w:top w:val="none" w:sz="0" w:space="0" w:color="auto"/>
            <w:left w:val="none" w:sz="0" w:space="0" w:color="auto"/>
            <w:bottom w:val="none" w:sz="0" w:space="0" w:color="auto"/>
            <w:right w:val="none" w:sz="0" w:space="0" w:color="auto"/>
          </w:divBdr>
        </w:div>
        <w:div w:id="1316952081">
          <w:marLeft w:val="0"/>
          <w:marRight w:val="0"/>
          <w:marTop w:val="0"/>
          <w:marBottom w:val="0"/>
          <w:divBdr>
            <w:top w:val="none" w:sz="0" w:space="0" w:color="auto"/>
            <w:left w:val="none" w:sz="0" w:space="0" w:color="auto"/>
            <w:bottom w:val="none" w:sz="0" w:space="0" w:color="auto"/>
            <w:right w:val="none" w:sz="0" w:space="0" w:color="auto"/>
          </w:divBdr>
        </w:div>
        <w:div w:id="1509052432">
          <w:marLeft w:val="0"/>
          <w:marRight w:val="0"/>
          <w:marTop w:val="0"/>
          <w:marBottom w:val="0"/>
          <w:divBdr>
            <w:top w:val="none" w:sz="0" w:space="0" w:color="auto"/>
            <w:left w:val="none" w:sz="0" w:space="0" w:color="auto"/>
            <w:bottom w:val="none" w:sz="0" w:space="0" w:color="auto"/>
            <w:right w:val="none" w:sz="0" w:space="0" w:color="auto"/>
          </w:divBdr>
        </w:div>
        <w:div w:id="214970239">
          <w:marLeft w:val="0"/>
          <w:marRight w:val="0"/>
          <w:marTop w:val="0"/>
          <w:marBottom w:val="0"/>
          <w:divBdr>
            <w:top w:val="none" w:sz="0" w:space="0" w:color="auto"/>
            <w:left w:val="none" w:sz="0" w:space="0" w:color="auto"/>
            <w:bottom w:val="none" w:sz="0" w:space="0" w:color="auto"/>
            <w:right w:val="none" w:sz="0" w:space="0" w:color="auto"/>
          </w:divBdr>
        </w:div>
        <w:div w:id="677662803">
          <w:marLeft w:val="0"/>
          <w:marRight w:val="0"/>
          <w:marTop w:val="0"/>
          <w:marBottom w:val="0"/>
          <w:divBdr>
            <w:top w:val="none" w:sz="0" w:space="0" w:color="auto"/>
            <w:left w:val="none" w:sz="0" w:space="0" w:color="auto"/>
            <w:bottom w:val="none" w:sz="0" w:space="0" w:color="auto"/>
            <w:right w:val="none" w:sz="0" w:space="0" w:color="auto"/>
          </w:divBdr>
        </w:div>
        <w:div w:id="537624495">
          <w:marLeft w:val="0"/>
          <w:marRight w:val="0"/>
          <w:marTop w:val="0"/>
          <w:marBottom w:val="0"/>
          <w:divBdr>
            <w:top w:val="none" w:sz="0" w:space="0" w:color="auto"/>
            <w:left w:val="none" w:sz="0" w:space="0" w:color="auto"/>
            <w:bottom w:val="none" w:sz="0" w:space="0" w:color="auto"/>
            <w:right w:val="none" w:sz="0" w:space="0" w:color="auto"/>
          </w:divBdr>
        </w:div>
        <w:div w:id="487749149">
          <w:marLeft w:val="0"/>
          <w:marRight w:val="0"/>
          <w:marTop w:val="0"/>
          <w:marBottom w:val="0"/>
          <w:divBdr>
            <w:top w:val="none" w:sz="0" w:space="0" w:color="auto"/>
            <w:left w:val="none" w:sz="0" w:space="0" w:color="auto"/>
            <w:bottom w:val="none" w:sz="0" w:space="0" w:color="auto"/>
            <w:right w:val="none" w:sz="0" w:space="0" w:color="auto"/>
          </w:divBdr>
        </w:div>
        <w:div w:id="1886015937">
          <w:marLeft w:val="0"/>
          <w:marRight w:val="0"/>
          <w:marTop w:val="0"/>
          <w:marBottom w:val="0"/>
          <w:divBdr>
            <w:top w:val="none" w:sz="0" w:space="0" w:color="auto"/>
            <w:left w:val="none" w:sz="0" w:space="0" w:color="auto"/>
            <w:bottom w:val="none" w:sz="0" w:space="0" w:color="auto"/>
            <w:right w:val="none" w:sz="0" w:space="0" w:color="auto"/>
          </w:divBdr>
        </w:div>
        <w:div w:id="158544432">
          <w:marLeft w:val="0"/>
          <w:marRight w:val="0"/>
          <w:marTop w:val="0"/>
          <w:marBottom w:val="0"/>
          <w:divBdr>
            <w:top w:val="none" w:sz="0" w:space="0" w:color="auto"/>
            <w:left w:val="none" w:sz="0" w:space="0" w:color="auto"/>
            <w:bottom w:val="none" w:sz="0" w:space="0" w:color="auto"/>
            <w:right w:val="none" w:sz="0" w:space="0" w:color="auto"/>
          </w:divBdr>
        </w:div>
        <w:div w:id="2089770146">
          <w:marLeft w:val="0"/>
          <w:marRight w:val="0"/>
          <w:marTop w:val="0"/>
          <w:marBottom w:val="0"/>
          <w:divBdr>
            <w:top w:val="none" w:sz="0" w:space="0" w:color="auto"/>
            <w:left w:val="none" w:sz="0" w:space="0" w:color="auto"/>
            <w:bottom w:val="none" w:sz="0" w:space="0" w:color="auto"/>
            <w:right w:val="none" w:sz="0" w:space="0" w:color="auto"/>
          </w:divBdr>
        </w:div>
        <w:div w:id="1592202617">
          <w:marLeft w:val="0"/>
          <w:marRight w:val="0"/>
          <w:marTop w:val="0"/>
          <w:marBottom w:val="0"/>
          <w:divBdr>
            <w:top w:val="none" w:sz="0" w:space="0" w:color="auto"/>
            <w:left w:val="none" w:sz="0" w:space="0" w:color="auto"/>
            <w:bottom w:val="none" w:sz="0" w:space="0" w:color="auto"/>
            <w:right w:val="none" w:sz="0" w:space="0" w:color="auto"/>
          </w:divBdr>
        </w:div>
        <w:div w:id="1338460470">
          <w:marLeft w:val="0"/>
          <w:marRight w:val="0"/>
          <w:marTop w:val="0"/>
          <w:marBottom w:val="0"/>
          <w:divBdr>
            <w:top w:val="none" w:sz="0" w:space="0" w:color="auto"/>
            <w:left w:val="none" w:sz="0" w:space="0" w:color="auto"/>
            <w:bottom w:val="none" w:sz="0" w:space="0" w:color="auto"/>
            <w:right w:val="none" w:sz="0" w:space="0" w:color="auto"/>
          </w:divBdr>
        </w:div>
        <w:div w:id="1143158419">
          <w:marLeft w:val="0"/>
          <w:marRight w:val="0"/>
          <w:marTop w:val="0"/>
          <w:marBottom w:val="0"/>
          <w:divBdr>
            <w:top w:val="none" w:sz="0" w:space="0" w:color="auto"/>
            <w:left w:val="none" w:sz="0" w:space="0" w:color="auto"/>
            <w:bottom w:val="none" w:sz="0" w:space="0" w:color="auto"/>
            <w:right w:val="none" w:sz="0" w:space="0" w:color="auto"/>
          </w:divBdr>
        </w:div>
        <w:div w:id="1016813699">
          <w:marLeft w:val="0"/>
          <w:marRight w:val="0"/>
          <w:marTop w:val="0"/>
          <w:marBottom w:val="0"/>
          <w:divBdr>
            <w:top w:val="none" w:sz="0" w:space="0" w:color="auto"/>
            <w:left w:val="none" w:sz="0" w:space="0" w:color="auto"/>
            <w:bottom w:val="none" w:sz="0" w:space="0" w:color="auto"/>
            <w:right w:val="none" w:sz="0" w:space="0" w:color="auto"/>
          </w:divBdr>
        </w:div>
        <w:div w:id="1196430782">
          <w:marLeft w:val="0"/>
          <w:marRight w:val="0"/>
          <w:marTop w:val="0"/>
          <w:marBottom w:val="0"/>
          <w:divBdr>
            <w:top w:val="none" w:sz="0" w:space="0" w:color="auto"/>
            <w:left w:val="none" w:sz="0" w:space="0" w:color="auto"/>
            <w:bottom w:val="none" w:sz="0" w:space="0" w:color="auto"/>
            <w:right w:val="none" w:sz="0" w:space="0" w:color="auto"/>
          </w:divBdr>
        </w:div>
        <w:div w:id="940256108">
          <w:marLeft w:val="0"/>
          <w:marRight w:val="0"/>
          <w:marTop w:val="0"/>
          <w:marBottom w:val="0"/>
          <w:divBdr>
            <w:top w:val="none" w:sz="0" w:space="0" w:color="auto"/>
            <w:left w:val="none" w:sz="0" w:space="0" w:color="auto"/>
            <w:bottom w:val="none" w:sz="0" w:space="0" w:color="auto"/>
            <w:right w:val="none" w:sz="0" w:space="0" w:color="auto"/>
          </w:divBdr>
        </w:div>
        <w:div w:id="1624577988">
          <w:marLeft w:val="0"/>
          <w:marRight w:val="0"/>
          <w:marTop w:val="0"/>
          <w:marBottom w:val="0"/>
          <w:divBdr>
            <w:top w:val="none" w:sz="0" w:space="0" w:color="auto"/>
            <w:left w:val="none" w:sz="0" w:space="0" w:color="auto"/>
            <w:bottom w:val="none" w:sz="0" w:space="0" w:color="auto"/>
            <w:right w:val="none" w:sz="0" w:space="0" w:color="auto"/>
          </w:divBdr>
        </w:div>
        <w:div w:id="1396203586">
          <w:marLeft w:val="0"/>
          <w:marRight w:val="0"/>
          <w:marTop w:val="0"/>
          <w:marBottom w:val="0"/>
          <w:divBdr>
            <w:top w:val="none" w:sz="0" w:space="0" w:color="auto"/>
            <w:left w:val="none" w:sz="0" w:space="0" w:color="auto"/>
            <w:bottom w:val="none" w:sz="0" w:space="0" w:color="auto"/>
            <w:right w:val="none" w:sz="0" w:space="0" w:color="auto"/>
          </w:divBdr>
        </w:div>
        <w:div w:id="1917978242">
          <w:marLeft w:val="0"/>
          <w:marRight w:val="0"/>
          <w:marTop w:val="0"/>
          <w:marBottom w:val="0"/>
          <w:divBdr>
            <w:top w:val="none" w:sz="0" w:space="0" w:color="auto"/>
            <w:left w:val="none" w:sz="0" w:space="0" w:color="auto"/>
            <w:bottom w:val="none" w:sz="0" w:space="0" w:color="auto"/>
            <w:right w:val="none" w:sz="0" w:space="0" w:color="auto"/>
          </w:divBdr>
        </w:div>
        <w:div w:id="770590750">
          <w:marLeft w:val="0"/>
          <w:marRight w:val="0"/>
          <w:marTop w:val="0"/>
          <w:marBottom w:val="0"/>
          <w:divBdr>
            <w:top w:val="none" w:sz="0" w:space="0" w:color="auto"/>
            <w:left w:val="none" w:sz="0" w:space="0" w:color="auto"/>
            <w:bottom w:val="none" w:sz="0" w:space="0" w:color="auto"/>
            <w:right w:val="none" w:sz="0" w:space="0" w:color="auto"/>
          </w:divBdr>
        </w:div>
        <w:div w:id="887762114">
          <w:marLeft w:val="0"/>
          <w:marRight w:val="0"/>
          <w:marTop w:val="0"/>
          <w:marBottom w:val="0"/>
          <w:divBdr>
            <w:top w:val="none" w:sz="0" w:space="0" w:color="auto"/>
            <w:left w:val="none" w:sz="0" w:space="0" w:color="auto"/>
            <w:bottom w:val="none" w:sz="0" w:space="0" w:color="auto"/>
            <w:right w:val="none" w:sz="0" w:space="0" w:color="auto"/>
          </w:divBdr>
        </w:div>
        <w:div w:id="836967289">
          <w:marLeft w:val="0"/>
          <w:marRight w:val="0"/>
          <w:marTop w:val="0"/>
          <w:marBottom w:val="0"/>
          <w:divBdr>
            <w:top w:val="none" w:sz="0" w:space="0" w:color="auto"/>
            <w:left w:val="none" w:sz="0" w:space="0" w:color="auto"/>
            <w:bottom w:val="none" w:sz="0" w:space="0" w:color="auto"/>
            <w:right w:val="none" w:sz="0" w:space="0" w:color="auto"/>
          </w:divBdr>
        </w:div>
        <w:div w:id="117990245">
          <w:marLeft w:val="0"/>
          <w:marRight w:val="0"/>
          <w:marTop w:val="0"/>
          <w:marBottom w:val="0"/>
          <w:divBdr>
            <w:top w:val="none" w:sz="0" w:space="0" w:color="auto"/>
            <w:left w:val="none" w:sz="0" w:space="0" w:color="auto"/>
            <w:bottom w:val="none" w:sz="0" w:space="0" w:color="auto"/>
            <w:right w:val="none" w:sz="0" w:space="0" w:color="auto"/>
          </w:divBdr>
        </w:div>
        <w:div w:id="763451988">
          <w:marLeft w:val="0"/>
          <w:marRight w:val="0"/>
          <w:marTop w:val="0"/>
          <w:marBottom w:val="0"/>
          <w:divBdr>
            <w:top w:val="none" w:sz="0" w:space="0" w:color="auto"/>
            <w:left w:val="none" w:sz="0" w:space="0" w:color="auto"/>
            <w:bottom w:val="none" w:sz="0" w:space="0" w:color="auto"/>
            <w:right w:val="none" w:sz="0" w:space="0" w:color="auto"/>
          </w:divBdr>
        </w:div>
        <w:div w:id="2055689933">
          <w:marLeft w:val="0"/>
          <w:marRight w:val="0"/>
          <w:marTop w:val="0"/>
          <w:marBottom w:val="0"/>
          <w:divBdr>
            <w:top w:val="none" w:sz="0" w:space="0" w:color="auto"/>
            <w:left w:val="none" w:sz="0" w:space="0" w:color="auto"/>
            <w:bottom w:val="none" w:sz="0" w:space="0" w:color="auto"/>
            <w:right w:val="none" w:sz="0" w:space="0" w:color="auto"/>
          </w:divBdr>
        </w:div>
        <w:div w:id="526262244">
          <w:marLeft w:val="0"/>
          <w:marRight w:val="0"/>
          <w:marTop w:val="0"/>
          <w:marBottom w:val="0"/>
          <w:divBdr>
            <w:top w:val="none" w:sz="0" w:space="0" w:color="auto"/>
            <w:left w:val="none" w:sz="0" w:space="0" w:color="auto"/>
            <w:bottom w:val="none" w:sz="0" w:space="0" w:color="auto"/>
            <w:right w:val="none" w:sz="0" w:space="0" w:color="auto"/>
          </w:divBdr>
        </w:div>
        <w:div w:id="2116052181">
          <w:marLeft w:val="0"/>
          <w:marRight w:val="0"/>
          <w:marTop w:val="0"/>
          <w:marBottom w:val="0"/>
          <w:divBdr>
            <w:top w:val="none" w:sz="0" w:space="0" w:color="auto"/>
            <w:left w:val="none" w:sz="0" w:space="0" w:color="auto"/>
            <w:bottom w:val="none" w:sz="0" w:space="0" w:color="auto"/>
            <w:right w:val="none" w:sz="0" w:space="0" w:color="auto"/>
          </w:divBdr>
        </w:div>
        <w:div w:id="1839805955">
          <w:marLeft w:val="0"/>
          <w:marRight w:val="0"/>
          <w:marTop w:val="0"/>
          <w:marBottom w:val="0"/>
          <w:divBdr>
            <w:top w:val="none" w:sz="0" w:space="0" w:color="auto"/>
            <w:left w:val="none" w:sz="0" w:space="0" w:color="auto"/>
            <w:bottom w:val="none" w:sz="0" w:space="0" w:color="auto"/>
            <w:right w:val="none" w:sz="0" w:space="0" w:color="auto"/>
          </w:divBdr>
        </w:div>
        <w:div w:id="703755212">
          <w:marLeft w:val="0"/>
          <w:marRight w:val="0"/>
          <w:marTop w:val="0"/>
          <w:marBottom w:val="0"/>
          <w:divBdr>
            <w:top w:val="none" w:sz="0" w:space="0" w:color="auto"/>
            <w:left w:val="none" w:sz="0" w:space="0" w:color="auto"/>
            <w:bottom w:val="none" w:sz="0" w:space="0" w:color="auto"/>
            <w:right w:val="none" w:sz="0" w:space="0" w:color="auto"/>
          </w:divBdr>
        </w:div>
      </w:divsChild>
    </w:div>
    <w:div w:id="1667708327">
      <w:bodyDiv w:val="1"/>
      <w:marLeft w:val="0"/>
      <w:marRight w:val="0"/>
      <w:marTop w:val="0"/>
      <w:marBottom w:val="0"/>
      <w:divBdr>
        <w:top w:val="none" w:sz="0" w:space="0" w:color="auto"/>
        <w:left w:val="none" w:sz="0" w:space="0" w:color="auto"/>
        <w:bottom w:val="none" w:sz="0" w:space="0" w:color="auto"/>
        <w:right w:val="none" w:sz="0" w:space="0" w:color="auto"/>
      </w:divBdr>
    </w:div>
    <w:div w:id="1669477774">
      <w:bodyDiv w:val="1"/>
      <w:marLeft w:val="0"/>
      <w:marRight w:val="0"/>
      <w:marTop w:val="0"/>
      <w:marBottom w:val="0"/>
      <w:divBdr>
        <w:top w:val="none" w:sz="0" w:space="0" w:color="auto"/>
        <w:left w:val="none" w:sz="0" w:space="0" w:color="auto"/>
        <w:bottom w:val="none" w:sz="0" w:space="0" w:color="auto"/>
        <w:right w:val="none" w:sz="0" w:space="0" w:color="auto"/>
      </w:divBdr>
    </w:div>
    <w:div w:id="1677918778">
      <w:bodyDiv w:val="1"/>
      <w:marLeft w:val="0"/>
      <w:marRight w:val="0"/>
      <w:marTop w:val="0"/>
      <w:marBottom w:val="0"/>
      <w:divBdr>
        <w:top w:val="none" w:sz="0" w:space="0" w:color="auto"/>
        <w:left w:val="none" w:sz="0" w:space="0" w:color="auto"/>
        <w:bottom w:val="none" w:sz="0" w:space="0" w:color="auto"/>
        <w:right w:val="none" w:sz="0" w:space="0" w:color="auto"/>
      </w:divBdr>
    </w:div>
    <w:div w:id="1686125759">
      <w:bodyDiv w:val="1"/>
      <w:marLeft w:val="0"/>
      <w:marRight w:val="0"/>
      <w:marTop w:val="0"/>
      <w:marBottom w:val="0"/>
      <w:divBdr>
        <w:top w:val="none" w:sz="0" w:space="0" w:color="auto"/>
        <w:left w:val="none" w:sz="0" w:space="0" w:color="auto"/>
        <w:bottom w:val="none" w:sz="0" w:space="0" w:color="auto"/>
        <w:right w:val="none" w:sz="0" w:space="0" w:color="auto"/>
      </w:divBdr>
    </w:div>
    <w:div w:id="1727098713">
      <w:bodyDiv w:val="1"/>
      <w:marLeft w:val="0"/>
      <w:marRight w:val="0"/>
      <w:marTop w:val="0"/>
      <w:marBottom w:val="0"/>
      <w:divBdr>
        <w:top w:val="none" w:sz="0" w:space="0" w:color="auto"/>
        <w:left w:val="none" w:sz="0" w:space="0" w:color="auto"/>
        <w:bottom w:val="none" w:sz="0" w:space="0" w:color="auto"/>
        <w:right w:val="none" w:sz="0" w:space="0" w:color="auto"/>
      </w:divBdr>
      <w:divsChild>
        <w:div w:id="1909803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30457">
      <w:bodyDiv w:val="1"/>
      <w:marLeft w:val="0"/>
      <w:marRight w:val="0"/>
      <w:marTop w:val="0"/>
      <w:marBottom w:val="0"/>
      <w:divBdr>
        <w:top w:val="none" w:sz="0" w:space="0" w:color="auto"/>
        <w:left w:val="none" w:sz="0" w:space="0" w:color="auto"/>
        <w:bottom w:val="none" w:sz="0" w:space="0" w:color="auto"/>
        <w:right w:val="none" w:sz="0" w:space="0" w:color="auto"/>
      </w:divBdr>
    </w:div>
    <w:div w:id="1742101351">
      <w:bodyDiv w:val="1"/>
      <w:marLeft w:val="0"/>
      <w:marRight w:val="0"/>
      <w:marTop w:val="0"/>
      <w:marBottom w:val="0"/>
      <w:divBdr>
        <w:top w:val="none" w:sz="0" w:space="0" w:color="auto"/>
        <w:left w:val="none" w:sz="0" w:space="0" w:color="auto"/>
        <w:bottom w:val="none" w:sz="0" w:space="0" w:color="auto"/>
        <w:right w:val="none" w:sz="0" w:space="0" w:color="auto"/>
      </w:divBdr>
    </w:div>
    <w:div w:id="1746294272">
      <w:bodyDiv w:val="1"/>
      <w:marLeft w:val="0"/>
      <w:marRight w:val="0"/>
      <w:marTop w:val="0"/>
      <w:marBottom w:val="0"/>
      <w:divBdr>
        <w:top w:val="none" w:sz="0" w:space="0" w:color="auto"/>
        <w:left w:val="none" w:sz="0" w:space="0" w:color="auto"/>
        <w:bottom w:val="none" w:sz="0" w:space="0" w:color="auto"/>
        <w:right w:val="none" w:sz="0" w:space="0" w:color="auto"/>
      </w:divBdr>
    </w:div>
    <w:div w:id="1785420807">
      <w:bodyDiv w:val="1"/>
      <w:marLeft w:val="0"/>
      <w:marRight w:val="0"/>
      <w:marTop w:val="0"/>
      <w:marBottom w:val="0"/>
      <w:divBdr>
        <w:top w:val="none" w:sz="0" w:space="0" w:color="auto"/>
        <w:left w:val="none" w:sz="0" w:space="0" w:color="auto"/>
        <w:bottom w:val="none" w:sz="0" w:space="0" w:color="auto"/>
        <w:right w:val="none" w:sz="0" w:space="0" w:color="auto"/>
      </w:divBdr>
    </w:div>
    <w:div w:id="1792357965">
      <w:bodyDiv w:val="1"/>
      <w:marLeft w:val="0"/>
      <w:marRight w:val="0"/>
      <w:marTop w:val="0"/>
      <w:marBottom w:val="0"/>
      <w:divBdr>
        <w:top w:val="none" w:sz="0" w:space="0" w:color="auto"/>
        <w:left w:val="none" w:sz="0" w:space="0" w:color="auto"/>
        <w:bottom w:val="none" w:sz="0" w:space="0" w:color="auto"/>
        <w:right w:val="none" w:sz="0" w:space="0" w:color="auto"/>
      </w:divBdr>
    </w:div>
    <w:div w:id="1796604573">
      <w:bodyDiv w:val="1"/>
      <w:marLeft w:val="0"/>
      <w:marRight w:val="0"/>
      <w:marTop w:val="0"/>
      <w:marBottom w:val="0"/>
      <w:divBdr>
        <w:top w:val="none" w:sz="0" w:space="0" w:color="auto"/>
        <w:left w:val="none" w:sz="0" w:space="0" w:color="auto"/>
        <w:bottom w:val="none" w:sz="0" w:space="0" w:color="auto"/>
        <w:right w:val="none" w:sz="0" w:space="0" w:color="auto"/>
      </w:divBdr>
    </w:div>
    <w:div w:id="1834293504">
      <w:bodyDiv w:val="1"/>
      <w:marLeft w:val="0"/>
      <w:marRight w:val="0"/>
      <w:marTop w:val="0"/>
      <w:marBottom w:val="0"/>
      <w:divBdr>
        <w:top w:val="none" w:sz="0" w:space="0" w:color="auto"/>
        <w:left w:val="none" w:sz="0" w:space="0" w:color="auto"/>
        <w:bottom w:val="none" w:sz="0" w:space="0" w:color="auto"/>
        <w:right w:val="none" w:sz="0" w:space="0" w:color="auto"/>
      </w:divBdr>
    </w:div>
    <w:div w:id="1839348439">
      <w:bodyDiv w:val="1"/>
      <w:marLeft w:val="0"/>
      <w:marRight w:val="0"/>
      <w:marTop w:val="0"/>
      <w:marBottom w:val="0"/>
      <w:divBdr>
        <w:top w:val="none" w:sz="0" w:space="0" w:color="auto"/>
        <w:left w:val="none" w:sz="0" w:space="0" w:color="auto"/>
        <w:bottom w:val="none" w:sz="0" w:space="0" w:color="auto"/>
        <w:right w:val="none" w:sz="0" w:space="0" w:color="auto"/>
      </w:divBdr>
    </w:div>
    <w:div w:id="1847789123">
      <w:bodyDiv w:val="1"/>
      <w:marLeft w:val="0"/>
      <w:marRight w:val="0"/>
      <w:marTop w:val="0"/>
      <w:marBottom w:val="0"/>
      <w:divBdr>
        <w:top w:val="none" w:sz="0" w:space="0" w:color="auto"/>
        <w:left w:val="none" w:sz="0" w:space="0" w:color="auto"/>
        <w:bottom w:val="none" w:sz="0" w:space="0" w:color="auto"/>
        <w:right w:val="none" w:sz="0" w:space="0" w:color="auto"/>
      </w:divBdr>
    </w:div>
    <w:div w:id="1859537061">
      <w:bodyDiv w:val="1"/>
      <w:marLeft w:val="0"/>
      <w:marRight w:val="0"/>
      <w:marTop w:val="0"/>
      <w:marBottom w:val="0"/>
      <w:divBdr>
        <w:top w:val="none" w:sz="0" w:space="0" w:color="auto"/>
        <w:left w:val="none" w:sz="0" w:space="0" w:color="auto"/>
        <w:bottom w:val="none" w:sz="0" w:space="0" w:color="auto"/>
        <w:right w:val="none" w:sz="0" w:space="0" w:color="auto"/>
      </w:divBdr>
    </w:div>
    <w:div w:id="1872453227">
      <w:bodyDiv w:val="1"/>
      <w:marLeft w:val="0"/>
      <w:marRight w:val="0"/>
      <w:marTop w:val="0"/>
      <w:marBottom w:val="0"/>
      <w:divBdr>
        <w:top w:val="none" w:sz="0" w:space="0" w:color="auto"/>
        <w:left w:val="none" w:sz="0" w:space="0" w:color="auto"/>
        <w:bottom w:val="none" w:sz="0" w:space="0" w:color="auto"/>
        <w:right w:val="none" w:sz="0" w:space="0" w:color="auto"/>
      </w:divBdr>
    </w:div>
    <w:div w:id="1903563828">
      <w:bodyDiv w:val="1"/>
      <w:marLeft w:val="0"/>
      <w:marRight w:val="0"/>
      <w:marTop w:val="0"/>
      <w:marBottom w:val="0"/>
      <w:divBdr>
        <w:top w:val="none" w:sz="0" w:space="0" w:color="auto"/>
        <w:left w:val="none" w:sz="0" w:space="0" w:color="auto"/>
        <w:bottom w:val="none" w:sz="0" w:space="0" w:color="auto"/>
        <w:right w:val="none" w:sz="0" w:space="0" w:color="auto"/>
      </w:divBdr>
    </w:div>
    <w:div w:id="1935043999">
      <w:bodyDiv w:val="1"/>
      <w:marLeft w:val="0"/>
      <w:marRight w:val="0"/>
      <w:marTop w:val="0"/>
      <w:marBottom w:val="0"/>
      <w:divBdr>
        <w:top w:val="none" w:sz="0" w:space="0" w:color="auto"/>
        <w:left w:val="none" w:sz="0" w:space="0" w:color="auto"/>
        <w:bottom w:val="none" w:sz="0" w:space="0" w:color="auto"/>
        <w:right w:val="none" w:sz="0" w:space="0" w:color="auto"/>
      </w:divBdr>
    </w:div>
    <w:div w:id="1946647749">
      <w:bodyDiv w:val="1"/>
      <w:marLeft w:val="0"/>
      <w:marRight w:val="0"/>
      <w:marTop w:val="0"/>
      <w:marBottom w:val="0"/>
      <w:divBdr>
        <w:top w:val="none" w:sz="0" w:space="0" w:color="auto"/>
        <w:left w:val="none" w:sz="0" w:space="0" w:color="auto"/>
        <w:bottom w:val="none" w:sz="0" w:space="0" w:color="auto"/>
        <w:right w:val="none" w:sz="0" w:space="0" w:color="auto"/>
      </w:divBdr>
    </w:div>
    <w:div w:id="1992951603">
      <w:bodyDiv w:val="1"/>
      <w:marLeft w:val="0"/>
      <w:marRight w:val="0"/>
      <w:marTop w:val="0"/>
      <w:marBottom w:val="0"/>
      <w:divBdr>
        <w:top w:val="none" w:sz="0" w:space="0" w:color="auto"/>
        <w:left w:val="none" w:sz="0" w:space="0" w:color="auto"/>
        <w:bottom w:val="none" w:sz="0" w:space="0" w:color="auto"/>
        <w:right w:val="none" w:sz="0" w:space="0" w:color="auto"/>
      </w:divBdr>
    </w:div>
    <w:div w:id="1995526001">
      <w:bodyDiv w:val="1"/>
      <w:marLeft w:val="0"/>
      <w:marRight w:val="0"/>
      <w:marTop w:val="0"/>
      <w:marBottom w:val="0"/>
      <w:divBdr>
        <w:top w:val="none" w:sz="0" w:space="0" w:color="auto"/>
        <w:left w:val="none" w:sz="0" w:space="0" w:color="auto"/>
        <w:bottom w:val="none" w:sz="0" w:space="0" w:color="auto"/>
        <w:right w:val="none" w:sz="0" w:space="0" w:color="auto"/>
      </w:divBdr>
    </w:div>
    <w:div w:id="1996300504">
      <w:bodyDiv w:val="1"/>
      <w:marLeft w:val="0"/>
      <w:marRight w:val="0"/>
      <w:marTop w:val="0"/>
      <w:marBottom w:val="0"/>
      <w:divBdr>
        <w:top w:val="none" w:sz="0" w:space="0" w:color="auto"/>
        <w:left w:val="none" w:sz="0" w:space="0" w:color="auto"/>
        <w:bottom w:val="none" w:sz="0" w:space="0" w:color="auto"/>
        <w:right w:val="none" w:sz="0" w:space="0" w:color="auto"/>
      </w:divBdr>
    </w:div>
    <w:div w:id="2024626063">
      <w:bodyDiv w:val="1"/>
      <w:marLeft w:val="0"/>
      <w:marRight w:val="0"/>
      <w:marTop w:val="0"/>
      <w:marBottom w:val="0"/>
      <w:divBdr>
        <w:top w:val="none" w:sz="0" w:space="0" w:color="auto"/>
        <w:left w:val="none" w:sz="0" w:space="0" w:color="auto"/>
        <w:bottom w:val="none" w:sz="0" w:space="0" w:color="auto"/>
        <w:right w:val="none" w:sz="0" w:space="0" w:color="auto"/>
      </w:divBdr>
    </w:div>
    <w:div w:id="2028754093">
      <w:bodyDiv w:val="1"/>
      <w:marLeft w:val="0"/>
      <w:marRight w:val="0"/>
      <w:marTop w:val="0"/>
      <w:marBottom w:val="0"/>
      <w:divBdr>
        <w:top w:val="none" w:sz="0" w:space="0" w:color="auto"/>
        <w:left w:val="none" w:sz="0" w:space="0" w:color="auto"/>
        <w:bottom w:val="none" w:sz="0" w:space="0" w:color="auto"/>
        <w:right w:val="none" w:sz="0" w:space="0" w:color="auto"/>
      </w:divBdr>
    </w:div>
    <w:div w:id="2043246183">
      <w:bodyDiv w:val="1"/>
      <w:marLeft w:val="0"/>
      <w:marRight w:val="0"/>
      <w:marTop w:val="0"/>
      <w:marBottom w:val="0"/>
      <w:divBdr>
        <w:top w:val="none" w:sz="0" w:space="0" w:color="auto"/>
        <w:left w:val="none" w:sz="0" w:space="0" w:color="auto"/>
        <w:bottom w:val="none" w:sz="0" w:space="0" w:color="auto"/>
        <w:right w:val="none" w:sz="0" w:space="0" w:color="auto"/>
      </w:divBdr>
    </w:div>
    <w:div w:id="2044361500">
      <w:bodyDiv w:val="1"/>
      <w:marLeft w:val="0"/>
      <w:marRight w:val="0"/>
      <w:marTop w:val="0"/>
      <w:marBottom w:val="0"/>
      <w:divBdr>
        <w:top w:val="none" w:sz="0" w:space="0" w:color="auto"/>
        <w:left w:val="none" w:sz="0" w:space="0" w:color="auto"/>
        <w:bottom w:val="none" w:sz="0" w:space="0" w:color="auto"/>
        <w:right w:val="none" w:sz="0" w:space="0" w:color="auto"/>
      </w:divBdr>
      <w:divsChild>
        <w:div w:id="742412541">
          <w:marLeft w:val="0"/>
          <w:marRight w:val="0"/>
          <w:marTop w:val="0"/>
          <w:marBottom w:val="0"/>
          <w:divBdr>
            <w:top w:val="none" w:sz="0" w:space="0" w:color="auto"/>
            <w:left w:val="none" w:sz="0" w:space="0" w:color="auto"/>
            <w:bottom w:val="none" w:sz="0" w:space="0" w:color="auto"/>
            <w:right w:val="none" w:sz="0" w:space="0" w:color="auto"/>
          </w:divBdr>
          <w:divsChild>
            <w:div w:id="858199152">
              <w:marLeft w:val="0"/>
              <w:marRight w:val="0"/>
              <w:marTop w:val="0"/>
              <w:marBottom w:val="0"/>
              <w:divBdr>
                <w:top w:val="none" w:sz="0" w:space="0" w:color="auto"/>
                <w:left w:val="none" w:sz="0" w:space="0" w:color="auto"/>
                <w:bottom w:val="none" w:sz="0" w:space="0" w:color="auto"/>
                <w:right w:val="none" w:sz="0" w:space="0" w:color="auto"/>
              </w:divBdr>
              <w:divsChild>
                <w:div w:id="517817280">
                  <w:marLeft w:val="0"/>
                  <w:marRight w:val="0"/>
                  <w:marTop w:val="0"/>
                  <w:marBottom w:val="0"/>
                  <w:divBdr>
                    <w:top w:val="none" w:sz="0" w:space="0" w:color="auto"/>
                    <w:left w:val="none" w:sz="0" w:space="0" w:color="auto"/>
                    <w:bottom w:val="none" w:sz="0" w:space="0" w:color="auto"/>
                    <w:right w:val="none" w:sz="0" w:space="0" w:color="auto"/>
                  </w:divBdr>
                  <w:divsChild>
                    <w:div w:id="13067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840456">
          <w:marLeft w:val="0"/>
          <w:marRight w:val="0"/>
          <w:marTop w:val="0"/>
          <w:marBottom w:val="0"/>
          <w:divBdr>
            <w:top w:val="none" w:sz="0" w:space="0" w:color="auto"/>
            <w:left w:val="none" w:sz="0" w:space="0" w:color="auto"/>
            <w:bottom w:val="none" w:sz="0" w:space="0" w:color="auto"/>
            <w:right w:val="none" w:sz="0" w:space="0" w:color="auto"/>
          </w:divBdr>
          <w:divsChild>
            <w:div w:id="533737021">
              <w:marLeft w:val="0"/>
              <w:marRight w:val="0"/>
              <w:marTop w:val="0"/>
              <w:marBottom w:val="0"/>
              <w:divBdr>
                <w:top w:val="none" w:sz="0" w:space="0" w:color="auto"/>
                <w:left w:val="none" w:sz="0" w:space="0" w:color="auto"/>
                <w:bottom w:val="none" w:sz="0" w:space="0" w:color="auto"/>
                <w:right w:val="none" w:sz="0" w:space="0" w:color="auto"/>
              </w:divBdr>
              <w:divsChild>
                <w:div w:id="1460340724">
                  <w:marLeft w:val="0"/>
                  <w:marRight w:val="0"/>
                  <w:marTop w:val="0"/>
                  <w:marBottom w:val="0"/>
                  <w:divBdr>
                    <w:top w:val="none" w:sz="0" w:space="0" w:color="auto"/>
                    <w:left w:val="none" w:sz="0" w:space="0" w:color="auto"/>
                    <w:bottom w:val="none" w:sz="0" w:space="0" w:color="auto"/>
                    <w:right w:val="none" w:sz="0" w:space="0" w:color="auto"/>
                  </w:divBdr>
                  <w:divsChild>
                    <w:div w:id="36945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984103">
      <w:bodyDiv w:val="1"/>
      <w:marLeft w:val="0"/>
      <w:marRight w:val="0"/>
      <w:marTop w:val="0"/>
      <w:marBottom w:val="0"/>
      <w:divBdr>
        <w:top w:val="none" w:sz="0" w:space="0" w:color="auto"/>
        <w:left w:val="none" w:sz="0" w:space="0" w:color="auto"/>
        <w:bottom w:val="none" w:sz="0" w:space="0" w:color="auto"/>
        <w:right w:val="none" w:sz="0" w:space="0" w:color="auto"/>
      </w:divBdr>
    </w:div>
    <w:div w:id="2066950221">
      <w:bodyDiv w:val="1"/>
      <w:marLeft w:val="0"/>
      <w:marRight w:val="0"/>
      <w:marTop w:val="0"/>
      <w:marBottom w:val="0"/>
      <w:divBdr>
        <w:top w:val="none" w:sz="0" w:space="0" w:color="auto"/>
        <w:left w:val="none" w:sz="0" w:space="0" w:color="auto"/>
        <w:bottom w:val="none" w:sz="0" w:space="0" w:color="auto"/>
        <w:right w:val="none" w:sz="0" w:space="0" w:color="auto"/>
      </w:divBdr>
    </w:div>
    <w:div w:id="2070227802">
      <w:bodyDiv w:val="1"/>
      <w:marLeft w:val="0"/>
      <w:marRight w:val="0"/>
      <w:marTop w:val="0"/>
      <w:marBottom w:val="0"/>
      <w:divBdr>
        <w:top w:val="none" w:sz="0" w:space="0" w:color="auto"/>
        <w:left w:val="none" w:sz="0" w:space="0" w:color="auto"/>
        <w:bottom w:val="none" w:sz="0" w:space="0" w:color="auto"/>
        <w:right w:val="none" w:sz="0" w:space="0" w:color="auto"/>
      </w:divBdr>
    </w:div>
    <w:div w:id="2070492963">
      <w:bodyDiv w:val="1"/>
      <w:marLeft w:val="0"/>
      <w:marRight w:val="0"/>
      <w:marTop w:val="0"/>
      <w:marBottom w:val="0"/>
      <w:divBdr>
        <w:top w:val="none" w:sz="0" w:space="0" w:color="auto"/>
        <w:left w:val="none" w:sz="0" w:space="0" w:color="auto"/>
        <w:bottom w:val="none" w:sz="0" w:space="0" w:color="auto"/>
        <w:right w:val="none" w:sz="0" w:space="0" w:color="auto"/>
      </w:divBdr>
    </w:div>
    <w:div w:id="2076774570">
      <w:bodyDiv w:val="1"/>
      <w:marLeft w:val="0"/>
      <w:marRight w:val="0"/>
      <w:marTop w:val="0"/>
      <w:marBottom w:val="0"/>
      <w:divBdr>
        <w:top w:val="none" w:sz="0" w:space="0" w:color="auto"/>
        <w:left w:val="none" w:sz="0" w:space="0" w:color="auto"/>
        <w:bottom w:val="none" w:sz="0" w:space="0" w:color="auto"/>
        <w:right w:val="none" w:sz="0" w:space="0" w:color="auto"/>
      </w:divBdr>
    </w:div>
    <w:div w:id="2096586118">
      <w:bodyDiv w:val="1"/>
      <w:marLeft w:val="0"/>
      <w:marRight w:val="0"/>
      <w:marTop w:val="0"/>
      <w:marBottom w:val="0"/>
      <w:divBdr>
        <w:top w:val="none" w:sz="0" w:space="0" w:color="auto"/>
        <w:left w:val="none" w:sz="0" w:space="0" w:color="auto"/>
        <w:bottom w:val="none" w:sz="0" w:space="0" w:color="auto"/>
        <w:right w:val="none" w:sz="0" w:space="0" w:color="auto"/>
      </w:divBdr>
    </w:div>
    <w:div w:id="2105567683">
      <w:bodyDiv w:val="1"/>
      <w:marLeft w:val="0"/>
      <w:marRight w:val="0"/>
      <w:marTop w:val="0"/>
      <w:marBottom w:val="0"/>
      <w:divBdr>
        <w:top w:val="none" w:sz="0" w:space="0" w:color="auto"/>
        <w:left w:val="none" w:sz="0" w:space="0" w:color="auto"/>
        <w:bottom w:val="none" w:sz="0" w:space="0" w:color="auto"/>
        <w:right w:val="none" w:sz="0" w:space="0" w:color="auto"/>
      </w:divBdr>
    </w:div>
    <w:div w:id="2120365962">
      <w:bodyDiv w:val="1"/>
      <w:marLeft w:val="0"/>
      <w:marRight w:val="0"/>
      <w:marTop w:val="0"/>
      <w:marBottom w:val="0"/>
      <w:divBdr>
        <w:top w:val="none" w:sz="0" w:space="0" w:color="auto"/>
        <w:left w:val="none" w:sz="0" w:space="0" w:color="auto"/>
        <w:bottom w:val="none" w:sz="0" w:space="0" w:color="auto"/>
        <w:right w:val="none" w:sz="0" w:space="0" w:color="auto"/>
      </w:divBdr>
    </w:div>
    <w:div w:id="21307374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yperlink" Target="https://www.forbesindia.com/"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www.sonyliv.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n.wikipedia.org/wiki/Aman_Gupta_(entrepreneur)"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businesstoday.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yourstory.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conomictimes.indiatimes.com/" TargetMode="External"/><Relationship Id="rId10" Type="http://schemas.openxmlformats.org/officeDocument/2006/relationships/image" Target="media/image2.jpeg"/><Relationship Id="rId19" Type="http://schemas.openxmlformats.org/officeDocument/2006/relationships/hyperlink" Target="https://timesofindia.indiatime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yperlink" Target="https://www.livemint.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6187</Words>
  <Characters>35270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Bhoge</dc:creator>
  <cp:lastModifiedBy>samruddhi sonawane</cp:lastModifiedBy>
  <cp:revision>2</cp:revision>
  <cp:lastPrinted>2025-04-15T10:57:00Z</cp:lastPrinted>
  <dcterms:created xsi:type="dcterms:W3CDTF">2025-05-07T17:51:00Z</dcterms:created>
  <dcterms:modified xsi:type="dcterms:W3CDTF">2025-05-07T17:51:00Z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9AFF0E706D474AEC80345877D41B4573_12</vt:lpwstr>
  </property>
</Properties>
</file>